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099B1" w14:textId="77777777" w:rsidR="0019304E" w:rsidRDefault="0006518B">
      <w:pPr>
        <w:spacing w:after="40"/>
        <w:jc w:val="center"/>
      </w:pPr>
      <w:r>
        <w:rPr>
          <w:rFonts w:ascii="Arial" w:eastAsia="Arial" w:hAnsi="Arial" w:cs="Arial"/>
          <w:b/>
          <w:bCs/>
          <w:color w:val="0D1117"/>
          <w:sz w:val="52"/>
          <w:szCs w:val="52"/>
        </w:rPr>
        <w:t>AMIRTHAGANESH S</w:t>
      </w:r>
    </w:p>
    <w:p w14:paraId="2DE4D200" w14:textId="77777777" w:rsidR="0019304E" w:rsidRDefault="0006518B">
      <w:pPr>
        <w:spacing w:after="40"/>
        <w:jc w:val="center"/>
      </w:pPr>
      <w:r>
        <w:rPr>
          <w:rFonts w:ascii="Arial" w:eastAsia="Arial" w:hAnsi="Arial" w:cs="Arial"/>
          <w:i/>
          <w:iCs/>
          <w:color w:val="475569"/>
          <w:sz w:val="22"/>
          <w:szCs w:val="22"/>
        </w:rPr>
        <w:t>Computer Science &amp; Cybersecurity Engineer</w:t>
      </w:r>
    </w:p>
    <w:p w14:paraId="7CFA8293" w14:textId="057BDD59" w:rsidR="002C529A" w:rsidRDefault="001206BC" w:rsidP="210E8D7D">
      <w:pPr>
        <w:tabs>
          <w:tab w:val="center" w:pos="5112"/>
          <w:tab w:val="left" w:pos="8700"/>
        </w:tabs>
        <w:spacing w:after="60"/>
        <w:rPr>
          <w:rFonts w:ascii="Arial" w:eastAsia="Arial" w:hAnsi="Arial" w:cs="Arial"/>
          <w:color w:val="0D6EFD"/>
          <w:sz w:val="18"/>
          <w:szCs w:val="18"/>
          <w:u w:val="single"/>
        </w:rPr>
      </w:pPr>
      <w:ins w:id="8" w:author="Amir s" w:date="2026-05-03T19:50:00Z" w16du:dateUtc="2026-05-03T14:20:00Z">
        <w:r>
          <w:tab/>
        </w:r>
        <w:r>
          <w:fldChar w:fldCharType="begin"/>
        </w:r>
      </w:ins>
      <w:r>
        <w:instrText>HYPERLINK "https://github.com/Amirthaganesh7521"</w:instrText>
      </w:r>
      <w:ins w:id="9" w:author="Amir s" w:date="2026-05-03T19:50:00Z" w16du:dateUtc="2026-05-03T14:20:00Z">
        <w:r>
          <w:fldChar w:fldCharType="separate"/>
        </w:r>
      </w:ins>
      <w:r w:rsidR="589E7737" w:rsidRPr="00522A62">
        <w:rPr>
          <w:rStyle w:val="Hyperlink"/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Portfolio</w:t>
      </w:r>
      <w:ins w:id="10" w:author="Amir s" w:date="2026-05-03T19:50:00Z" w16du:dateUtc="2026-05-03T14:20:00Z">
        <w:r>
          <w:fldChar w:fldCharType="end"/>
        </w:r>
      </w:ins>
      <w:r w:rsidR="589E7737" w:rsidRPr="004955BC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="725FB1A7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="725FB1A7">
        <w:rPr>
          <w:rFonts w:ascii="Arial" w:eastAsia="Arial" w:hAnsi="Arial" w:cs="Arial"/>
          <w:color w:val="475569"/>
          <w:sz w:val="18"/>
          <w:szCs w:val="18"/>
        </w:rPr>
        <w:t xml:space="preserve">| </w:t>
      </w:r>
      <w:ins w:id="11" w:author="Amir s" w:date="2026-05-03T19:50:00Z" w16du:dateUtc="2026-05-03T14:20:00Z">
        <w:r>
          <w:fldChar w:fldCharType="begin"/>
        </w:r>
      </w:ins>
      <w:r>
        <w:instrText>HYPERLINK "mailto:amirthaganesh7521@gmail.com"</w:instrText>
      </w:r>
      <w:ins w:id="12" w:author="Amir s" w:date="2026-05-03T19:50:00Z" w16du:dateUtc="2026-05-03T14:20:00Z">
        <w:r>
          <w:fldChar w:fldCharType="separate"/>
        </w:r>
      </w:ins>
      <w:r w:rsidR="589E7737" w:rsidRPr="004955BC">
        <w:rPr>
          <w:rStyle w:val="Hyperlink"/>
          <w:color w:val="0F9ED5" w:themeColor="accent4"/>
        </w:rPr>
        <w:t>Email</w:t>
      </w:r>
      <w:ins w:id="13" w:author="Amir s" w:date="2026-05-03T19:50:00Z" w16du:dateUtc="2026-05-03T14:20:00Z">
        <w:r>
          <w:fldChar w:fldCharType="end"/>
        </w:r>
      </w:ins>
      <w:r w:rsidR="4DE1030D" w:rsidRPr="210E8D7D">
        <w:rPr>
          <w:b/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="38EF7B8D">
        <w:rPr>
          <w:rFonts w:ascii="Arial" w:eastAsia="Arial" w:hAnsi="Arial" w:cs="Arial"/>
          <w:color w:val="475569"/>
          <w:sz w:val="18"/>
          <w:szCs w:val="18"/>
        </w:rPr>
        <w:t xml:space="preserve">|  </w:t>
      </w:r>
      <w:hyperlink r:id="rId6" w:history="1">
        <w:r w:rsidR="589E7737">
          <w:rPr>
            <w:rStyle w:val="Hyperlink"/>
            <w:color w:val="0F9ED5" w:themeColor="accent4"/>
          </w:rPr>
          <w:t>LinkedIn</w:t>
        </w:r>
      </w:hyperlink>
      <w:r w:rsidR="38EF7B8D">
        <w:rPr>
          <w:rFonts w:ascii="Arial" w:eastAsia="Arial" w:hAnsi="Arial" w:cs="Arial"/>
          <w:color w:val="475569"/>
          <w:sz w:val="18"/>
          <w:szCs w:val="18"/>
        </w:rPr>
        <w:t xml:space="preserve">  </w:t>
      </w:r>
      <w:r w:rsidR="4DE1030D">
        <w:rPr>
          <w:rFonts w:ascii="Arial" w:eastAsia="Arial" w:hAnsi="Arial" w:cs="Arial"/>
          <w:color w:val="475569"/>
          <w:sz w:val="18"/>
          <w:szCs w:val="18"/>
        </w:rPr>
        <w:t xml:space="preserve">|  </w:t>
      </w:r>
      <w:ins w:id="14" w:author="Amir s" w:date="2026-05-03T19:50:00Z" w16du:dateUtc="2026-05-03T14:20:00Z">
        <w:r>
          <w:fldChar w:fldCharType="begin"/>
        </w:r>
      </w:ins>
      <w:r>
        <w:instrText>HYPERLINK "https://github.com/Amirthaganesh7521"</w:instrText>
      </w:r>
      <w:ins w:id="15" w:author="Amir s" w:date="2026-05-03T19:50:00Z" w16du:dateUtc="2026-05-03T14:20:00Z">
        <w:r>
          <w:fldChar w:fldCharType="separate"/>
        </w:r>
      </w:ins>
      <w:r w:rsidR="4DE1030D" w:rsidRPr="00DD425D">
        <w:rPr>
          <w:rStyle w:val="Hyperlink"/>
          <w:color w:val="0F9ED5" w:themeColor="accent4"/>
        </w:rPr>
        <w:t>GitHub</w:t>
      </w:r>
      <w:ins w:id="16" w:author="Amir s" w:date="2026-05-03T19:50:00Z" w16du:dateUtc="2026-05-03T14:20:00Z">
        <w:r>
          <w:fldChar w:fldCharType="end"/>
        </w:r>
      </w:ins>
      <w:r w:rsidR="4DE1030D">
        <w:t xml:space="preserve"> </w:t>
      </w:r>
      <w:r w:rsidR="4DE1030D">
        <w:rPr>
          <w:rFonts w:ascii="Arial" w:eastAsia="Arial" w:hAnsi="Arial" w:cs="Arial"/>
          <w:color w:val="475569"/>
          <w:sz w:val="18"/>
          <w:szCs w:val="18"/>
        </w:rPr>
        <w:t xml:space="preserve">|  </w:t>
      </w:r>
      <w:hyperlink r:id="rId7" w:history="1">
        <w:r w:rsidR="4DE1030D" w:rsidRPr="00DD425D">
          <w:rPr>
            <w:rStyle w:val="Hyperlink"/>
            <w:color w:val="0F9ED5" w:themeColor="accent4"/>
          </w:rPr>
          <w:t>TryHackMe</w:t>
        </w:r>
      </w:hyperlink>
      <w:r w:rsidR="4DE1030D">
        <w:rPr>
          <w:rFonts w:ascii="Arial" w:eastAsia="Arial" w:hAnsi="Arial" w:cs="Arial"/>
          <w:color w:val="475569"/>
          <w:sz w:val="18"/>
          <w:szCs w:val="18"/>
        </w:rPr>
        <w:t xml:space="preserve">  </w:t>
      </w:r>
    </w:p>
    <w:p w14:paraId="7A709B6A" w14:textId="77777777" w:rsidR="0019304E" w:rsidRDefault="0006518B">
      <w:pPr>
        <w:pBdr>
          <w:bottom w:val="single" w:sz="6" w:space="4" w:color="0D6EFD"/>
        </w:pBdr>
        <w:spacing w:before="200" w:after="80"/>
      </w:pPr>
      <w:r>
        <w:rPr>
          <w:rFonts w:ascii="Arial" w:eastAsia="Arial" w:hAnsi="Arial" w:cs="Arial"/>
          <w:b/>
          <w:bCs/>
          <w:color w:val="0D6EFD"/>
          <w:sz w:val="22"/>
          <w:szCs w:val="22"/>
        </w:rPr>
        <w:t>PROFESSIONAL SUMMARY</w:t>
      </w:r>
    </w:p>
    <w:p w14:paraId="4D073635" w14:textId="77777777" w:rsidR="0019304E" w:rsidRDefault="0006518B">
      <w:pPr>
        <w:spacing w:after="120"/>
      </w:pPr>
      <w:r>
        <w:rPr>
          <w:rFonts w:ascii="Arial" w:eastAsia="Arial" w:hAnsi="Arial" w:cs="Arial"/>
          <w:color w:val="1E293B"/>
        </w:rPr>
        <w:t>Dedicated Cybersecurity student and enthusiast specializing in Defensive Operations and Infrastructure Hardening. Bridges the gap between core IT administration and proactive threat mitigation by leveraging Cybersecurity Frameworks, automation, and deep-packet analysis to secure organizational assets. Seeking an entry-level SOC Analyst or Cybersecurity Engineer role to apply technical agility and an adversarial mindset in protecting critical infrastructure and responding to emerging threats in real-time.</w:t>
      </w:r>
    </w:p>
    <w:p w14:paraId="28B75D1B" w14:textId="77777777" w:rsidR="0019304E" w:rsidRDefault="0006518B">
      <w:pPr>
        <w:pBdr>
          <w:bottom w:val="single" w:sz="6" w:space="4" w:color="0D6EFD"/>
        </w:pBdr>
        <w:spacing w:before="200" w:after="80"/>
      </w:pPr>
      <w:r>
        <w:rPr>
          <w:rFonts w:ascii="Arial" w:eastAsia="Arial" w:hAnsi="Arial" w:cs="Arial"/>
          <w:b/>
          <w:bCs/>
          <w:color w:val="0D6EFD"/>
          <w:sz w:val="22"/>
          <w:szCs w:val="22"/>
        </w:rPr>
        <w:t>EDUCATION</w:t>
      </w:r>
    </w:p>
    <w:p w14:paraId="1D7BA416" w14:textId="44D7C001" w:rsidR="0019304E" w:rsidRDefault="38EF7B8D">
      <w:pPr>
        <w:tabs>
          <w:tab w:val="right" w:pos="9026"/>
        </w:tabs>
        <w:spacing w:before="120" w:after="20"/>
      </w:pPr>
      <w:r w:rsidRPr="210E8D7D">
        <w:rPr>
          <w:rFonts w:ascii="Arial" w:eastAsia="Arial" w:hAnsi="Arial" w:cs="Arial"/>
          <w:b/>
          <w:bCs/>
          <w:color w:val="1E293B"/>
          <w:sz w:val="21"/>
          <w:szCs w:val="21"/>
        </w:rPr>
        <w:t>B.E. — Computer Science &amp; Cybersecurity Engineering</w:t>
      </w:r>
      <w:r w:rsidR="41A4ED8B" w:rsidRPr="210E8D7D">
        <w:rPr>
          <w:rFonts w:ascii="Arial" w:eastAsia="Arial" w:hAnsi="Arial" w:cs="Arial"/>
          <w:b/>
          <w:bCs/>
          <w:color w:val="1E293B"/>
          <w:sz w:val="21"/>
          <w:szCs w:val="21"/>
        </w:rPr>
        <w:t xml:space="preserve"> [</w:t>
      </w:r>
      <w:r w:rsidR="32F42B21" w:rsidRPr="210E8D7D">
        <w:rPr>
          <w:rFonts w:ascii="Arial" w:hAnsi="Arial"/>
          <w:b/>
          <w:bCs/>
          <w:color w:val="1E293B"/>
          <w:sz w:val="21"/>
          <w:szCs w:val="21"/>
        </w:rPr>
        <w:t>2022</w:t>
      </w:r>
      <w:r w:rsidR="32F42B21" w:rsidRPr="210E8D7D">
        <w:rPr>
          <w:rFonts w:ascii="Arial" w:eastAsia="Arial" w:hAnsi="Arial" w:cs="Arial"/>
          <w:b/>
          <w:bCs/>
          <w:color w:val="1E293B"/>
          <w:sz w:val="21"/>
          <w:szCs w:val="21"/>
        </w:rPr>
        <w:t>-</w:t>
      </w:r>
      <w:r w:rsidR="32F42B21" w:rsidRPr="210E8D7D">
        <w:rPr>
          <w:rFonts w:ascii="Arial" w:hAnsi="Arial"/>
          <w:b/>
          <w:bCs/>
          <w:color w:val="1E293B"/>
          <w:sz w:val="21"/>
          <w:szCs w:val="21"/>
        </w:rPr>
        <w:t>2026</w:t>
      </w:r>
      <w:r w:rsidR="32F42B21" w:rsidRPr="210E8D7D">
        <w:rPr>
          <w:rFonts w:ascii="Arial" w:eastAsia="Arial" w:hAnsi="Arial" w:cs="Arial"/>
          <w:b/>
          <w:bCs/>
          <w:color w:val="1E293B"/>
          <w:sz w:val="21"/>
          <w:szCs w:val="21"/>
        </w:rPr>
        <w:t>]</w:t>
      </w:r>
      <w:r w:rsidR="0006518B">
        <w:tab/>
      </w:r>
      <w:r w:rsidR="32F42B21" w:rsidRPr="210E8D7D">
        <w:rPr>
          <w:rFonts w:ascii="Arial" w:eastAsia="Arial" w:hAnsi="Arial" w:cs="Arial"/>
          <w:i/>
          <w:iCs/>
          <w:color w:val="475569"/>
          <w:sz w:val="19"/>
          <w:szCs w:val="19"/>
        </w:rPr>
        <w:t xml:space="preserve">CGPA: </w:t>
      </w:r>
      <w:r w:rsidR="434CDC85" w:rsidRPr="210E8D7D">
        <w:rPr>
          <w:rFonts w:ascii="Arial" w:eastAsia="Arial" w:hAnsi="Arial" w:cs="Arial"/>
          <w:i/>
          <w:iCs/>
          <w:color w:val="475569"/>
          <w:sz w:val="19"/>
          <w:szCs w:val="19"/>
        </w:rPr>
        <w:t>7.5</w:t>
      </w:r>
    </w:p>
    <w:p w14:paraId="2B529A37" w14:textId="6C6A5408" w:rsidR="0019304E" w:rsidRDefault="77DBECC9">
      <w:pPr>
        <w:spacing w:after="30"/>
      </w:pPr>
      <w:r w:rsidRPr="210E8D7D">
        <w:rPr>
          <w:rFonts w:ascii="Arial" w:eastAsia="Arial" w:hAnsi="Arial" w:cs="Arial"/>
          <w:i/>
          <w:iCs/>
          <w:color w:val="475569"/>
          <w:sz w:val="18"/>
          <w:szCs w:val="18"/>
        </w:rPr>
        <w:t>K</w:t>
      </w:r>
      <w:r w:rsidR="41A4ED8B" w:rsidRPr="210E8D7D">
        <w:rPr>
          <w:rFonts w:ascii="Arial" w:eastAsia="Arial" w:hAnsi="Arial" w:cs="Arial"/>
          <w:i/>
          <w:iCs/>
          <w:color w:val="475569"/>
          <w:sz w:val="18"/>
          <w:szCs w:val="18"/>
        </w:rPr>
        <w:t>.L.</w:t>
      </w:r>
      <w:r w:rsidR="38EF7B8D" w:rsidRPr="210E8D7D">
        <w:rPr>
          <w:rFonts w:ascii="Arial" w:eastAsia="Arial" w:hAnsi="Arial" w:cs="Arial"/>
          <w:i/>
          <w:iCs/>
          <w:color w:val="475569"/>
          <w:sz w:val="18"/>
          <w:szCs w:val="18"/>
        </w:rPr>
        <w:t>N</w:t>
      </w:r>
      <w:r w:rsidR="41A4ED8B" w:rsidRPr="210E8D7D">
        <w:rPr>
          <w:rFonts w:ascii="Arial" w:eastAsia="Arial" w:hAnsi="Arial" w:cs="Arial"/>
          <w:i/>
          <w:iCs/>
          <w:color w:val="475569"/>
          <w:sz w:val="18"/>
          <w:szCs w:val="18"/>
        </w:rPr>
        <w:t>. College of Engineering</w:t>
      </w:r>
      <w:r w:rsidR="38EF7B8D" w:rsidRPr="210E8D7D">
        <w:rPr>
          <w:rFonts w:ascii="Arial" w:eastAsia="Arial" w:hAnsi="Arial" w:cs="Arial"/>
          <w:i/>
          <w:iCs/>
          <w:color w:val="475569"/>
          <w:sz w:val="18"/>
          <w:szCs w:val="18"/>
        </w:rPr>
        <w:t xml:space="preserve"> · </w:t>
      </w:r>
      <w:r w:rsidR="41A4ED8B" w:rsidRPr="210E8D7D">
        <w:rPr>
          <w:rFonts w:ascii="Arial" w:eastAsia="Arial" w:hAnsi="Arial" w:cs="Arial"/>
          <w:i/>
          <w:iCs/>
          <w:color w:val="475569"/>
          <w:sz w:val="18"/>
          <w:szCs w:val="18"/>
        </w:rPr>
        <w:t>Sivagangai</w:t>
      </w:r>
      <w:r w:rsidR="38EF7B8D" w:rsidRPr="210E8D7D">
        <w:rPr>
          <w:rFonts w:ascii="Arial" w:eastAsia="Arial" w:hAnsi="Arial" w:cs="Arial"/>
          <w:i/>
          <w:iCs/>
          <w:color w:val="475569"/>
          <w:sz w:val="18"/>
          <w:szCs w:val="18"/>
        </w:rPr>
        <w:t>, Tamil Nadu, India</w:t>
      </w:r>
    </w:p>
    <w:p w14:paraId="1AF2E8A1" w14:textId="77777777" w:rsidR="0019304E" w:rsidRDefault="38EF7B8D" w:rsidP="210E8D7D">
      <w:pPr>
        <w:pStyle w:val="ListParagraph"/>
        <w:numPr>
          <w:ilvl w:val="0"/>
          <w:numId w:val="2"/>
        </w:numPr>
        <w:spacing w:after="30"/>
      </w:pPr>
      <w:r w:rsidRPr="210E8D7D">
        <w:rPr>
          <w:rFonts w:ascii="Arial" w:eastAsia="Arial" w:hAnsi="Arial" w:cs="Arial"/>
          <w:color w:val="1E293B"/>
        </w:rPr>
        <w:t>Focused on Secure-by-Design system architecture and digital infrastructure defense.</w:t>
      </w:r>
    </w:p>
    <w:p w14:paraId="73D32840" w14:textId="77777777" w:rsidR="0019304E" w:rsidRDefault="38EF7B8D" w:rsidP="210E8D7D">
      <w:pPr>
        <w:pStyle w:val="ListParagraph"/>
        <w:numPr>
          <w:ilvl w:val="0"/>
          <w:numId w:val="2"/>
        </w:numPr>
        <w:spacing w:after="30"/>
      </w:pPr>
      <w:r w:rsidRPr="210E8D7D">
        <w:rPr>
          <w:rFonts w:ascii="Arial" w:eastAsia="Arial" w:hAnsi="Arial" w:cs="Arial"/>
          <w:color w:val="1E293B"/>
        </w:rPr>
        <w:t>Specialized in bridging software engineering with proactive threat mitigation, vulnerability assessment, and network defense.</w:t>
      </w:r>
    </w:p>
    <w:p w14:paraId="06BC0F32" w14:textId="31A08859" w:rsidR="0019304E" w:rsidRDefault="0006518B">
      <w:pPr>
        <w:pBdr>
          <w:bottom w:val="single" w:sz="6" w:space="4" w:color="0D6EFD"/>
        </w:pBdr>
        <w:spacing w:before="200" w:after="80"/>
      </w:pPr>
      <w:r>
        <w:rPr>
          <w:rFonts w:ascii="Arial" w:eastAsia="Arial" w:hAnsi="Arial" w:cs="Arial"/>
          <w:b/>
          <w:bCs/>
          <w:color w:val="0D6EFD"/>
          <w:sz w:val="22"/>
          <w:szCs w:val="22"/>
        </w:rPr>
        <w:t>TECHNICAL SKILLS</w:t>
      </w:r>
    </w:p>
    <w:p w14:paraId="779FB306" w14:textId="77777777" w:rsidR="0019304E" w:rsidRDefault="0006518B">
      <w:pPr>
        <w:spacing w:before="80" w:after="20"/>
      </w:pPr>
      <w:r>
        <w:rPr>
          <w:rFonts w:ascii="Arial" w:eastAsia="Arial" w:hAnsi="Arial" w:cs="Arial"/>
          <w:b/>
          <w:bCs/>
          <w:color w:val="1E293B"/>
        </w:rPr>
        <w:t>Core Security Skills</w:t>
      </w:r>
    </w:p>
    <w:p w14:paraId="44A3E06B" w14:textId="77777777" w:rsidR="0019304E" w:rsidRDefault="38EF7B8D" w:rsidP="210E8D7D">
      <w:pPr>
        <w:pStyle w:val="ListParagraph"/>
        <w:numPr>
          <w:ilvl w:val="0"/>
          <w:numId w:val="2"/>
        </w:numPr>
        <w:spacing w:after="28"/>
      </w:pPr>
      <w:r w:rsidRPr="210E8D7D">
        <w:rPr>
          <w:rFonts w:ascii="Arial" w:eastAsia="Arial" w:hAnsi="Arial" w:cs="Arial"/>
          <w:b/>
          <w:bCs/>
          <w:color w:val="1E293B"/>
        </w:rPr>
        <w:t xml:space="preserve">Networking: </w:t>
      </w:r>
      <w:r w:rsidRPr="210E8D7D">
        <w:rPr>
          <w:rFonts w:ascii="Arial" w:eastAsia="Arial" w:hAnsi="Arial" w:cs="Arial"/>
          <w:color w:val="1E293B"/>
        </w:rPr>
        <w:t>TCP/IP, OSI Model, IP Addressing, Subnetting, Firewall, VPN</w:t>
      </w:r>
    </w:p>
    <w:p w14:paraId="5DE550CC" w14:textId="77777777" w:rsidR="0019304E" w:rsidRDefault="38EF7B8D" w:rsidP="210E8D7D">
      <w:pPr>
        <w:pStyle w:val="ListParagraph"/>
        <w:numPr>
          <w:ilvl w:val="0"/>
          <w:numId w:val="2"/>
        </w:numPr>
        <w:spacing w:after="28"/>
      </w:pPr>
      <w:r w:rsidRPr="210E8D7D">
        <w:rPr>
          <w:rFonts w:ascii="Arial" w:eastAsia="Arial" w:hAnsi="Arial" w:cs="Arial"/>
          <w:b/>
          <w:bCs/>
          <w:color w:val="1E293B"/>
        </w:rPr>
        <w:t xml:space="preserve">Scripting: </w:t>
      </w:r>
      <w:r w:rsidRPr="210E8D7D">
        <w:rPr>
          <w:rFonts w:ascii="Arial" w:eastAsia="Arial" w:hAnsi="Arial" w:cs="Arial"/>
          <w:color w:val="1E293B"/>
        </w:rPr>
        <w:t>Python, Bash, PowerShell</w:t>
      </w:r>
    </w:p>
    <w:p w14:paraId="4159797A" w14:textId="77777777" w:rsidR="0019304E" w:rsidRDefault="38EF7B8D" w:rsidP="210E8D7D">
      <w:pPr>
        <w:pStyle w:val="ListParagraph"/>
        <w:numPr>
          <w:ilvl w:val="0"/>
          <w:numId w:val="2"/>
        </w:numPr>
        <w:spacing w:after="28"/>
      </w:pPr>
      <w:r w:rsidRPr="210E8D7D">
        <w:rPr>
          <w:rFonts w:ascii="Arial" w:eastAsia="Arial" w:hAnsi="Arial" w:cs="Arial"/>
          <w:b/>
          <w:bCs/>
          <w:color w:val="1E293B"/>
        </w:rPr>
        <w:t xml:space="preserve">Network Security Monitoring: </w:t>
      </w:r>
      <w:r w:rsidRPr="210E8D7D">
        <w:rPr>
          <w:rFonts w:ascii="Arial" w:eastAsia="Arial" w:hAnsi="Arial" w:cs="Arial"/>
          <w:color w:val="1E293B"/>
        </w:rPr>
        <w:t>Wireshark, Zeek, Suricata/Snort, Security Onion</w:t>
      </w:r>
    </w:p>
    <w:p w14:paraId="20960F38" w14:textId="77777777" w:rsidR="0019304E" w:rsidRDefault="38EF7B8D" w:rsidP="210E8D7D">
      <w:pPr>
        <w:pStyle w:val="ListParagraph"/>
        <w:numPr>
          <w:ilvl w:val="0"/>
          <w:numId w:val="2"/>
        </w:numPr>
        <w:spacing w:after="28"/>
      </w:pPr>
      <w:r w:rsidRPr="210E8D7D">
        <w:rPr>
          <w:rFonts w:ascii="Arial" w:eastAsia="Arial" w:hAnsi="Arial" w:cs="Arial"/>
          <w:b/>
          <w:bCs/>
          <w:color w:val="1E293B"/>
        </w:rPr>
        <w:t xml:space="preserve">Threat Detection &amp; SIEM: </w:t>
      </w:r>
      <w:r w:rsidRPr="210E8D7D">
        <w:rPr>
          <w:rFonts w:ascii="Arial" w:eastAsia="Arial" w:hAnsi="Arial" w:cs="Arial"/>
          <w:color w:val="1E293B"/>
        </w:rPr>
        <w:t>Log Monitoring &amp; Triage, Splunk, ELK Stack, Microsoft Sentinel, Wazuh (XDR)</w:t>
      </w:r>
    </w:p>
    <w:p w14:paraId="37D29F47" w14:textId="77777777" w:rsidR="0019304E" w:rsidRDefault="38EF7B8D" w:rsidP="210E8D7D">
      <w:pPr>
        <w:pStyle w:val="ListParagraph"/>
        <w:numPr>
          <w:ilvl w:val="0"/>
          <w:numId w:val="2"/>
        </w:numPr>
        <w:spacing w:after="28"/>
      </w:pPr>
      <w:r w:rsidRPr="210E8D7D">
        <w:rPr>
          <w:rFonts w:ascii="Arial" w:eastAsia="Arial" w:hAnsi="Arial" w:cs="Arial"/>
          <w:b/>
          <w:bCs/>
          <w:color w:val="1E293B"/>
        </w:rPr>
        <w:t xml:space="preserve">Incident Response: </w:t>
      </w:r>
      <w:r w:rsidRPr="210E8D7D">
        <w:rPr>
          <w:rFonts w:ascii="Arial" w:eastAsia="Arial" w:hAnsi="Arial" w:cs="Arial"/>
          <w:color w:val="1E293B"/>
        </w:rPr>
        <w:t>IRP, Digital Forensics, Playbooks, Tabletop Exercises</w:t>
      </w:r>
    </w:p>
    <w:p w14:paraId="263528A8" w14:textId="77777777" w:rsidR="0019304E" w:rsidRDefault="38EF7B8D" w:rsidP="210E8D7D">
      <w:pPr>
        <w:pStyle w:val="ListParagraph"/>
        <w:numPr>
          <w:ilvl w:val="0"/>
          <w:numId w:val="2"/>
        </w:numPr>
        <w:spacing w:after="28"/>
      </w:pPr>
      <w:r w:rsidRPr="210E8D7D">
        <w:rPr>
          <w:rFonts w:ascii="Arial" w:eastAsia="Arial" w:hAnsi="Arial" w:cs="Arial"/>
          <w:b/>
          <w:bCs/>
          <w:color w:val="1E293B"/>
        </w:rPr>
        <w:t xml:space="preserve">Identity Management: </w:t>
      </w:r>
      <w:r w:rsidRPr="210E8D7D">
        <w:rPr>
          <w:rFonts w:ascii="Arial" w:eastAsia="Arial" w:hAnsi="Arial" w:cs="Arial"/>
          <w:color w:val="1E293B"/>
        </w:rPr>
        <w:t>Active Directory, GPO, MFA, SSO</w:t>
      </w:r>
    </w:p>
    <w:p w14:paraId="606581E8" w14:textId="77777777" w:rsidR="0019304E" w:rsidRDefault="38EF7B8D" w:rsidP="210E8D7D">
      <w:pPr>
        <w:pStyle w:val="ListParagraph"/>
        <w:numPr>
          <w:ilvl w:val="0"/>
          <w:numId w:val="2"/>
        </w:numPr>
        <w:spacing w:after="28"/>
      </w:pPr>
      <w:r w:rsidRPr="210E8D7D">
        <w:rPr>
          <w:rFonts w:ascii="Arial" w:eastAsia="Arial" w:hAnsi="Arial" w:cs="Arial"/>
          <w:b/>
          <w:bCs/>
          <w:color w:val="1E293B"/>
        </w:rPr>
        <w:t xml:space="preserve">Vulnerability Management: </w:t>
      </w:r>
      <w:r w:rsidRPr="210E8D7D">
        <w:rPr>
          <w:rFonts w:ascii="Arial" w:eastAsia="Arial" w:hAnsi="Arial" w:cs="Arial"/>
          <w:color w:val="1E293B"/>
        </w:rPr>
        <w:t>Nessus, Burp Suite, Nmap, System Hardening</w:t>
      </w:r>
    </w:p>
    <w:p w14:paraId="3135890F" w14:textId="77777777" w:rsidR="0019304E" w:rsidRDefault="38EF7B8D" w:rsidP="210E8D7D">
      <w:pPr>
        <w:pStyle w:val="ListParagraph"/>
        <w:numPr>
          <w:ilvl w:val="0"/>
          <w:numId w:val="2"/>
        </w:numPr>
        <w:spacing w:after="28"/>
      </w:pPr>
      <w:r w:rsidRPr="210E8D7D">
        <w:rPr>
          <w:rFonts w:ascii="Arial" w:eastAsia="Arial" w:hAnsi="Arial" w:cs="Arial"/>
          <w:b/>
          <w:bCs/>
          <w:color w:val="1E293B"/>
        </w:rPr>
        <w:t xml:space="preserve">Security Frameworks: </w:t>
      </w:r>
      <w:r w:rsidRPr="210E8D7D">
        <w:rPr>
          <w:rFonts w:ascii="Arial" w:eastAsia="Arial" w:hAnsi="Arial" w:cs="Arial"/>
          <w:color w:val="1E293B"/>
        </w:rPr>
        <w:t>NIST CSF, ISO 27001, MITRE ATT&amp;CK®, OWASP Top 10</w:t>
      </w:r>
    </w:p>
    <w:p w14:paraId="6DD7CDE0" w14:textId="77777777" w:rsidR="0019304E" w:rsidRDefault="0006518B">
      <w:pPr>
        <w:spacing w:before="100" w:after="20"/>
      </w:pPr>
      <w:r>
        <w:rPr>
          <w:rFonts w:ascii="Arial" w:eastAsia="Arial" w:hAnsi="Arial" w:cs="Arial"/>
          <w:b/>
          <w:bCs/>
          <w:color w:val="1E293B"/>
        </w:rPr>
        <w:t>Foundational Engineering Skills</w:t>
      </w:r>
    </w:p>
    <w:p w14:paraId="0B020AE1" w14:textId="6E9842CB" w:rsidR="0019304E" w:rsidRDefault="38EF7B8D" w:rsidP="210E8D7D">
      <w:pPr>
        <w:pStyle w:val="ListParagraph"/>
        <w:numPr>
          <w:ilvl w:val="0"/>
          <w:numId w:val="2"/>
        </w:numPr>
        <w:spacing w:after="28"/>
      </w:pPr>
      <w:r w:rsidRPr="210E8D7D">
        <w:rPr>
          <w:rFonts w:ascii="Arial" w:eastAsia="Arial" w:hAnsi="Arial" w:cs="Arial"/>
          <w:b/>
          <w:bCs/>
          <w:color w:val="1E293B"/>
        </w:rPr>
        <w:t xml:space="preserve">Programming: </w:t>
      </w:r>
      <w:r w:rsidRPr="210E8D7D">
        <w:rPr>
          <w:rFonts w:ascii="Arial" w:eastAsia="Arial" w:hAnsi="Arial" w:cs="Arial"/>
          <w:color w:val="1E293B"/>
        </w:rPr>
        <w:t>Python, C (Basics)</w:t>
      </w:r>
      <w:r w:rsidR="434CDC85" w:rsidRPr="210E8D7D">
        <w:rPr>
          <w:rFonts w:ascii="Arial" w:eastAsia="Arial" w:hAnsi="Arial" w:cs="Arial"/>
          <w:color w:val="1E293B"/>
        </w:rPr>
        <w:t>.</w:t>
      </w:r>
    </w:p>
    <w:p w14:paraId="686820FE" w14:textId="16448BC0" w:rsidR="0019304E" w:rsidRDefault="38EF7B8D" w:rsidP="210E8D7D">
      <w:pPr>
        <w:pStyle w:val="ListParagraph"/>
        <w:numPr>
          <w:ilvl w:val="0"/>
          <w:numId w:val="2"/>
        </w:numPr>
        <w:spacing w:after="28"/>
      </w:pPr>
      <w:r w:rsidRPr="210E8D7D">
        <w:rPr>
          <w:rFonts w:ascii="Arial" w:eastAsia="Arial" w:hAnsi="Arial" w:cs="Arial"/>
          <w:b/>
          <w:bCs/>
          <w:color w:val="1E293B"/>
        </w:rPr>
        <w:t xml:space="preserve">Systems &amp; Infrastructure: </w:t>
      </w:r>
      <w:r w:rsidRPr="210E8D7D">
        <w:rPr>
          <w:rFonts w:ascii="Arial" w:eastAsia="Arial" w:hAnsi="Arial" w:cs="Arial"/>
          <w:color w:val="1E293B"/>
        </w:rPr>
        <w:t>Linux (Ubuntu, Kali), Windows &amp; Linux Server</w:t>
      </w:r>
      <w:r w:rsidR="434CDC85" w:rsidRPr="210E8D7D">
        <w:rPr>
          <w:rFonts w:ascii="Arial" w:eastAsia="Arial" w:hAnsi="Arial" w:cs="Arial"/>
          <w:color w:val="1E293B"/>
        </w:rPr>
        <w:t>.</w:t>
      </w:r>
    </w:p>
    <w:p w14:paraId="7DC6A682" w14:textId="5EB21572" w:rsidR="0019304E" w:rsidRDefault="38EF7B8D" w:rsidP="210E8D7D">
      <w:pPr>
        <w:pStyle w:val="ListParagraph"/>
        <w:numPr>
          <w:ilvl w:val="0"/>
          <w:numId w:val="2"/>
        </w:numPr>
        <w:spacing w:after="28"/>
      </w:pPr>
      <w:r w:rsidRPr="210E8D7D">
        <w:rPr>
          <w:rFonts w:ascii="Arial" w:eastAsia="Arial" w:hAnsi="Arial" w:cs="Arial"/>
          <w:b/>
          <w:bCs/>
          <w:color w:val="1E293B"/>
        </w:rPr>
        <w:t xml:space="preserve">Cloud &amp; Virtualization: </w:t>
      </w:r>
      <w:r w:rsidRPr="210E8D7D">
        <w:rPr>
          <w:rFonts w:ascii="Arial" w:eastAsia="Arial" w:hAnsi="Arial" w:cs="Arial"/>
          <w:color w:val="1E293B"/>
        </w:rPr>
        <w:t>AWS, Azure, VMware</w:t>
      </w:r>
      <w:r w:rsidR="434CDC85" w:rsidRPr="210E8D7D">
        <w:rPr>
          <w:rFonts w:ascii="Arial" w:eastAsia="Arial" w:hAnsi="Arial" w:cs="Arial"/>
          <w:color w:val="1E293B"/>
        </w:rPr>
        <w:t>.</w:t>
      </w:r>
    </w:p>
    <w:p w14:paraId="48EEBB31" w14:textId="70EDA84D" w:rsidR="0019304E" w:rsidRDefault="38EF7B8D" w:rsidP="210E8D7D">
      <w:pPr>
        <w:pStyle w:val="ListParagraph"/>
        <w:numPr>
          <w:ilvl w:val="0"/>
          <w:numId w:val="2"/>
        </w:numPr>
        <w:spacing w:after="28"/>
      </w:pPr>
      <w:r w:rsidRPr="210E8D7D">
        <w:rPr>
          <w:rFonts w:ascii="Arial" w:eastAsia="Arial" w:hAnsi="Arial" w:cs="Arial"/>
          <w:b/>
          <w:bCs/>
          <w:color w:val="1E293B"/>
        </w:rPr>
        <w:t xml:space="preserve">DevOps &amp; VCS: </w:t>
      </w:r>
      <w:r w:rsidRPr="210E8D7D">
        <w:rPr>
          <w:rFonts w:ascii="Arial" w:eastAsia="Arial" w:hAnsi="Arial" w:cs="Arial"/>
          <w:color w:val="1E293B"/>
        </w:rPr>
        <w:t>Git, GitHub, Docker</w:t>
      </w:r>
      <w:r w:rsidR="434CDC85" w:rsidRPr="210E8D7D">
        <w:rPr>
          <w:rFonts w:ascii="Arial" w:eastAsia="Arial" w:hAnsi="Arial" w:cs="Arial"/>
          <w:color w:val="1E293B"/>
        </w:rPr>
        <w:t>.</w:t>
      </w:r>
    </w:p>
    <w:p w14:paraId="09902B49" w14:textId="685E95C5" w:rsidR="0019304E" w:rsidRDefault="38EF7B8D" w:rsidP="210E8D7D">
      <w:pPr>
        <w:pStyle w:val="ListParagraph"/>
        <w:numPr>
          <w:ilvl w:val="0"/>
          <w:numId w:val="2"/>
        </w:numPr>
        <w:spacing w:after="28"/>
      </w:pPr>
      <w:r w:rsidRPr="210E8D7D">
        <w:rPr>
          <w:rFonts w:ascii="Arial" w:eastAsia="Arial" w:hAnsi="Arial" w:cs="Arial"/>
          <w:b/>
          <w:bCs/>
          <w:color w:val="1E293B"/>
        </w:rPr>
        <w:t xml:space="preserve">Database Management: </w:t>
      </w:r>
      <w:r w:rsidRPr="210E8D7D">
        <w:rPr>
          <w:rFonts w:ascii="Arial" w:eastAsia="Arial" w:hAnsi="Arial" w:cs="Arial"/>
          <w:color w:val="1E293B"/>
        </w:rPr>
        <w:t>MySQL, PostgreSQL</w:t>
      </w:r>
      <w:r w:rsidR="434CDC85" w:rsidRPr="210E8D7D">
        <w:rPr>
          <w:rFonts w:ascii="Arial" w:eastAsia="Arial" w:hAnsi="Arial" w:cs="Arial"/>
          <w:color w:val="1E293B"/>
        </w:rPr>
        <w:t>.</w:t>
      </w:r>
    </w:p>
    <w:p w14:paraId="7AD932E2" w14:textId="0FA493E4" w:rsidR="0019304E" w:rsidRDefault="38EF7B8D" w:rsidP="210E8D7D">
      <w:pPr>
        <w:pStyle w:val="ListParagraph"/>
        <w:numPr>
          <w:ilvl w:val="0"/>
          <w:numId w:val="2"/>
        </w:numPr>
        <w:spacing w:after="28"/>
      </w:pPr>
      <w:r w:rsidRPr="210E8D7D">
        <w:rPr>
          <w:rFonts w:ascii="Arial" w:eastAsia="Arial" w:hAnsi="Arial" w:cs="Arial"/>
          <w:b/>
          <w:bCs/>
          <w:color w:val="1E293B"/>
        </w:rPr>
        <w:t xml:space="preserve">IT Support: </w:t>
      </w:r>
      <w:r w:rsidRPr="210E8D7D">
        <w:rPr>
          <w:rFonts w:ascii="Arial" w:eastAsia="Arial" w:hAnsi="Arial" w:cs="Arial"/>
          <w:color w:val="1E293B"/>
        </w:rPr>
        <w:t>Hardware Maintenance, Remote Desktop (RDP), Troubleshooting</w:t>
      </w:r>
      <w:r w:rsidR="434CDC85" w:rsidRPr="210E8D7D">
        <w:rPr>
          <w:rFonts w:ascii="Arial" w:eastAsia="Arial" w:hAnsi="Arial" w:cs="Arial"/>
          <w:color w:val="1E293B"/>
        </w:rPr>
        <w:t>.</w:t>
      </w:r>
    </w:p>
    <w:p w14:paraId="7981FE1C" w14:textId="1F69B426" w:rsidR="0019304E" w:rsidRDefault="38EF7B8D" w:rsidP="210E8D7D">
      <w:pPr>
        <w:pStyle w:val="ListParagraph"/>
        <w:numPr>
          <w:ilvl w:val="0"/>
          <w:numId w:val="2"/>
        </w:numPr>
        <w:spacing w:after="28"/>
      </w:pPr>
      <w:r w:rsidRPr="210E8D7D">
        <w:rPr>
          <w:rFonts w:ascii="Arial" w:eastAsia="Arial" w:hAnsi="Arial" w:cs="Arial"/>
          <w:b/>
          <w:bCs/>
          <w:color w:val="1E293B"/>
        </w:rPr>
        <w:t xml:space="preserve">Web Development: </w:t>
      </w:r>
      <w:r w:rsidRPr="210E8D7D">
        <w:rPr>
          <w:rFonts w:ascii="Arial" w:eastAsia="Arial" w:hAnsi="Arial" w:cs="Arial"/>
          <w:color w:val="1E293B"/>
        </w:rPr>
        <w:t>HTML, CSS (Basics), JavaScript (Basics)</w:t>
      </w:r>
      <w:r w:rsidR="434CDC85" w:rsidRPr="210E8D7D">
        <w:rPr>
          <w:rFonts w:ascii="Arial" w:eastAsia="Arial" w:hAnsi="Arial" w:cs="Arial"/>
          <w:color w:val="1E293B"/>
        </w:rPr>
        <w:t>.</w:t>
      </w:r>
    </w:p>
    <w:p w14:paraId="14CF1D01" w14:textId="01EE126F" w:rsidR="0019304E" w:rsidRDefault="0006518B" w:rsidP="00FB1B77">
      <w:pPr>
        <w:pBdr>
          <w:bottom w:val="single" w:sz="6" w:space="4" w:color="0D6EFD"/>
        </w:pBdr>
        <w:spacing w:before="200" w:after="80"/>
      </w:pPr>
      <w:r>
        <w:rPr>
          <w:rFonts w:ascii="Arial" w:eastAsia="Arial" w:hAnsi="Arial" w:cs="Arial"/>
          <w:b/>
          <w:bCs/>
          <w:color w:val="0D6EFD"/>
          <w:sz w:val="22"/>
          <w:szCs w:val="22"/>
        </w:rPr>
        <w:t>PROJECTS</w:t>
      </w:r>
    </w:p>
    <w:p w14:paraId="68987D36" w14:textId="2BC4E075" w:rsidR="0019304E" w:rsidRDefault="38EF7B8D" w:rsidP="210E8D7D">
      <w:pPr>
        <w:tabs>
          <w:tab w:val="right" w:pos="9026"/>
        </w:tabs>
        <w:spacing w:before="120" w:after="20"/>
      </w:pPr>
      <w:r w:rsidRPr="210E8D7D">
        <w:rPr>
          <w:rFonts w:ascii="Arial" w:eastAsia="Arial" w:hAnsi="Arial" w:cs="Arial"/>
          <w:b/>
          <w:bCs/>
          <w:color w:val="1E293B"/>
          <w:sz w:val="21"/>
          <w:szCs w:val="21"/>
        </w:rPr>
        <w:t>Meiyan — Threat Intelligence &amp; Malware Analysis CLI</w:t>
      </w:r>
      <w:r w:rsidR="0006518B">
        <w:tab/>
      </w:r>
      <w:r w:rsidRPr="210E8D7D">
        <w:rPr>
          <w:rFonts w:ascii="Arial" w:eastAsia="Arial" w:hAnsi="Arial" w:cs="Arial"/>
          <w:i/>
          <w:iCs/>
          <w:color w:val="475569"/>
          <w:sz w:val="19"/>
          <w:szCs w:val="19"/>
        </w:rPr>
        <w:t>202</w:t>
      </w:r>
      <w:r w:rsidR="6742CC81" w:rsidRPr="210E8D7D">
        <w:rPr>
          <w:rFonts w:ascii="Arial" w:eastAsia="Arial" w:hAnsi="Arial" w:cs="Arial"/>
          <w:i/>
          <w:iCs/>
          <w:color w:val="475569"/>
          <w:sz w:val="19"/>
          <w:szCs w:val="19"/>
        </w:rPr>
        <w:t xml:space="preserve">6 </w:t>
      </w:r>
      <w:r w:rsidR="434CDC85" w:rsidRPr="210E8D7D">
        <w:rPr>
          <w:rFonts w:ascii="Arial" w:eastAsia="Arial" w:hAnsi="Arial" w:cs="Arial"/>
          <w:i/>
          <w:iCs/>
          <w:color w:val="475569"/>
          <w:sz w:val="19"/>
          <w:szCs w:val="19"/>
        </w:rPr>
        <w:t>–   Present</w:t>
      </w:r>
    </w:p>
    <w:p w14:paraId="3D087641" w14:textId="77777777" w:rsidR="0019304E" w:rsidRDefault="0006518B">
      <w:pPr>
        <w:spacing w:after="30"/>
      </w:pPr>
      <w:r>
        <w:rPr>
          <w:rFonts w:ascii="Arial" w:eastAsia="Arial" w:hAnsi="Arial" w:cs="Arial"/>
          <w:i/>
          <w:iCs/>
          <w:color w:val="475569"/>
          <w:sz w:val="18"/>
          <w:szCs w:val="18"/>
        </w:rPr>
        <w:t>Python · VirusTotal API · AbuseIPDB · Security Automation</w:t>
      </w:r>
    </w:p>
    <w:p w14:paraId="08AD7C33" w14:textId="77777777" w:rsidR="0019304E" w:rsidRDefault="38EF7B8D" w:rsidP="210E8D7D">
      <w:pPr>
        <w:pStyle w:val="ListParagraph"/>
        <w:numPr>
          <w:ilvl w:val="0"/>
          <w:numId w:val="2"/>
        </w:numPr>
        <w:spacing w:after="30"/>
      </w:pPr>
      <w:r w:rsidRPr="210E8D7D">
        <w:rPr>
          <w:rFonts w:ascii="Arial" w:eastAsia="Arial" w:hAnsi="Arial" w:cs="Arial"/>
          <w:color w:val="1E293B"/>
        </w:rPr>
        <w:t>Built a parallelized CLI engine that synthesizes global security APIs into a singular, actionable threat verdict.</w:t>
      </w:r>
    </w:p>
    <w:p w14:paraId="0282692D" w14:textId="77777777" w:rsidR="0019304E" w:rsidRDefault="38EF7B8D" w:rsidP="210E8D7D">
      <w:pPr>
        <w:pStyle w:val="ListParagraph"/>
        <w:numPr>
          <w:ilvl w:val="0"/>
          <w:numId w:val="2"/>
        </w:numPr>
        <w:spacing w:after="30"/>
      </w:pPr>
      <w:r w:rsidRPr="210E8D7D">
        <w:rPr>
          <w:rFonts w:ascii="Arial" w:eastAsia="Arial" w:hAnsi="Arial" w:cs="Arial"/>
          <w:color w:val="1E293B"/>
        </w:rPr>
        <w:t>Implemented custom-weighted scoring algorithms to automate indicator analysis and accelerate the investigative lifecycle.</w:t>
      </w:r>
    </w:p>
    <w:p w14:paraId="6009A31C" w14:textId="77777777" w:rsidR="0019304E" w:rsidRDefault="38EF7B8D" w:rsidP="210E8D7D">
      <w:pPr>
        <w:pStyle w:val="ListParagraph"/>
        <w:numPr>
          <w:ilvl w:val="0"/>
          <w:numId w:val="2"/>
        </w:numPr>
        <w:spacing w:after="30"/>
      </w:pPr>
      <w:r w:rsidRPr="210E8D7D">
        <w:rPr>
          <w:rFonts w:ascii="Arial" w:eastAsia="Arial" w:hAnsi="Arial" w:cs="Arial"/>
          <w:color w:val="1E293B"/>
        </w:rPr>
        <w:t>Reduced manual threat triage time significantly by automating multi-source indicator correlation.</w:t>
      </w:r>
    </w:p>
    <w:p w14:paraId="6CC3591D" w14:textId="77777777" w:rsidR="0019304E" w:rsidRDefault="0006518B">
      <w:pPr>
        <w:tabs>
          <w:tab w:val="right" w:pos="9026"/>
        </w:tabs>
        <w:spacing w:before="120" w:after="20"/>
      </w:pPr>
      <w:r>
        <w:rPr>
          <w:rFonts w:ascii="Arial" w:eastAsia="Arial" w:hAnsi="Arial" w:cs="Arial"/>
          <w:b/>
          <w:bCs/>
          <w:color w:val="1E293B"/>
          <w:sz w:val="21"/>
          <w:szCs w:val="21"/>
        </w:rPr>
        <w:t>Mithran — Voice AI Agent</w:t>
      </w:r>
      <w:r>
        <w:rPr>
          <w:rFonts w:ascii="Arial" w:eastAsia="Arial" w:hAnsi="Arial" w:cs="Arial"/>
          <w:i/>
          <w:iCs/>
          <w:color w:val="475569"/>
          <w:sz w:val="19"/>
          <w:szCs w:val="19"/>
        </w:rPr>
        <w:tab/>
        <w:t>2025</w:t>
      </w:r>
    </w:p>
    <w:p w14:paraId="1D3EAC9E" w14:textId="77777777" w:rsidR="0019304E" w:rsidRDefault="0006518B">
      <w:pPr>
        <w:spacing w:after="30"/>
      </w:pPr>
      <w:r>
        <w:rPr>
          <w:rFonts w:ascii="Arial" w:eastAsia="Arial" w:hAnsi="Arial" w:cs="Arial"/>
          <w:i/>
          <w:iCs/>
          <w:color w:val="475569"/>
          <w:sz w:val="18"/>
          <w:szCs w:val="18"/>
        </w:rPr>
        <w:t>Python · LiveKit Agents · OpenAI Realtime API · WebRTC</w:t>
      </w:r>
    </w:p>
    <w:p w14:paraId="0870DF47" w14:textId="77777777" w:rsidR="0019304E" w:rsidRDefault="38EF7B8D" w:rsidP="210E8D7D">
      <w:pPr>
        <w:pStyle w:val="ListParagraph"/>
        <w:numPr>
          <w:ilvl w:val="0"/>
          <w:numId w:val="2"/>
        </w:numPr>
        <w:spacing w:after="30"/>
      </w:pPr>
      <w:r w:rsidRPr="210E8D7D">
        <w:rPr>
          <w:rFonts w:ascii="Arial" w:eastAsia="Arial" w:hAnsi="Arial" w:cs="Arial"/>
          <w:color w:val="1E293B"/>
        </w:rPr>
        <w:t>Developed a production-grade, real-time voice AI agent using LiveKit Agents and OpenAI Realtime API.</w:t>
      </w:r>
    </w:p>
    <w:p w14:paraId="6D324AE8" w14:textId="77777777" w:rsidR="0019304E" w:rsidRPr="00FB1B77" w:rsidRDefault="38EF7B8D" w:rsidP="210E8D7D">
      <w:pPr>
        <w:pStyle w:val="ListParagraph"/>
        <w:numPr>
          <w:ilvl w:val="0"/>
          <w:numId w:val="2"/>
        </w:numPr>
        <w:spacing w:after="30"/>
      </w:pPr>
      <w:r w:rsidRPr="210E8D7D">
        <w:rPr>
          <w:rFonts w:ascii="Arial" w:eastAsia="Arial" w:hAnsi="Arial" w:cs="Arial"/>
          <w:color w:val="1E293B"/>
        </w:rPr>
        <w:t>Achieved near-human response latency for real-time listen-understand-speak interactions over WebRTC.</w:t>
      </w:r>
    </w:p>
    <w:p w14:paraId="4B327C63" w14:textId="0F62BEF9" w:rsidR="00FB1B77" w:rsidRDefault="434CDC85" w:rsidP="00FB1B77">
      <w:pPr>
        <w:tabs>
          <w:tab w:val="right" w:pos="9026"/>
        </w:tabs>
        <w:spacing w:before="120" w:after="20"/>
      </w:pPr>
      <w:r w:rsidRPr="210E8D7D">
        <w:rPr>
          <w:rFonts w:ascii="Arial" w:eastAsia="Arial" w:hAnsi="Arial" w:cs="Arial"/>
          <w:b/>
          <w:bCs/>
          <w:color w:val="1E293B"/>
          <w:sz w:val="21"/>
          <w:szCs w:val="21"/>
        </w:rPr>
        <w:t>CyberSecurity_Lab_Setup</w:t>
      </w:r>
      <w:r w:rsidR="00FB1B77">
        <w:tab/>
      </w:r>
      <w:r w:rsidRPr="210E8D7D">
        <w:rPr>
          <w:rFonts w:ascii="Arial" w:eastAsia="Arial" w:hAnsi="Arial" w:cs="Arial"/>
          <w:i/>
          <w:iCs/>
          <w:color w:val="475569"/>
          <w:sz w:val="19"/>
          <w:szCs w:val="19"/>
        </w:rPr>
        <w:t>202</w:t>
      </w:r>
      <w:r w:rsidR="6742CC81" w:rsidRPr="210E8D7D">
        <w:rPr>
          <w:rFonts w:ascii="Arial" w:eastAsia="Arial" w:hAnsi="Arial" w:cs="Arial"/>
          <w:i/>
          <w:iCs/>
          <w:color w:val="475569"/>
          <w:sz w:val="19"/>
          <w:szCs w:val="19"/>
        </w:rPr>
        <w:t>5</w:t>
      </w:r>
    </w:p>
    <w:p w14:paraId="6ADAC878" w14:textId="77777777" w:rsidR="00FB1B77" w:rsidRDefault="434CDC85" w:rsidP="00FB1B77">
      <w:pPr>
        <w:spacing w:after="30"/>
      </w:pPr>
      <w:r w:rsidRPr="210E8D7D">
        <w:rPr>
          <w:rFonts w:ascii="Arial" w:eastAsia="Arial" w:hAnsi="Arial" w:cs="Arial"/>
          <w:i/>
          <w:iCs/>
          <w:color w:val="475569"/>
          <w:sz w:val="18"/>
          <w:szCs w:val="18"/>
        </w:rPr>
        <w:t>Home Lab · Defensive Architecture · Network Security</w:t>
      </w:r>
    </w:p>
    <w:p w14:paraId="7A6BAA33" w14:textId="77777777" w:rsidR="002B260F" w:rsidRPr="002B260F" w:rsidRDefault="434CDC85" w:rsidP="210E8D7D">
      <w:pPr>
        <w:pStyle w:val="ListParagraph"/>
        <w:numPr>
          <w:ilvl w:val="0"/>
          <w:numId w:val="2"/>
        </w:numPr>
        <w:spacing w:after="30"/>
      </w:pPr>
      <w:r w:rsidRPr="210E8D7D">
        <w:rPr>
          <w:rFonts w:ascii="Arial" w:eastAsia="Arial" w:hAnsi="Arial" w:cs="Arial"/>
          <w:color w:val="1E293B"/>
        </w:rPr>
        <w:t>Designed and deployed a comprehensive home lab environment simulating real-world attack scenarios.</w:t>
      </w:r>
    </w:p>
    <w:p w14:paraId="062E7B90" w14:textId="21747C61" w:rsidR="00FB1B77" w:rsidRDefault="434CDC85" w:rsidP="210E8D7D">
      <w:pPr>
        <w:pStyle w:val="ListParagraph"/>
        <w:numPr>
          <w:ilvl w:val="0"/>
          <w:numId w:val="2"/>
        </w:numPr>
        <w:spacing w:after="30"/>
      </w:pPr>
      <w:r w:rsidRPr="210E8D7D">
        <w:rPr>
          <w:rFonts w:ascii="Arial" w:eastAsia="Arial" w:hAnsi="Arial" w:cs="Arial"/>
          <w:color w:val="1E293B"/>
        </w:rPr>
        <w:t>Integrated Wireshark, Security Onion, Nessus, and Splunk for network monitoring, vulnerability assessment, and incident response.</w:t>
      </w:r>
      <w:r w:rsidR="0D0DDF03" w:rsidRPr="210E8D7D">
        <w:rPr>
          <w:rFonts w:ascii="Arial" w:eastAsia="Arial" w:hAnsi="Arial" w:cs="Arial"/>
          <w:color w:val="1E293B"/>
        </w:rPr>
        <w:t xml:space="preserve"> </w:t>
      </w:r>
      <w:r w:rsidRPr="210E8D7D">
        <w:rPr>
          <w:rFonts w:ascii="Arial" w:eastAsia="Arial" w:hAnsi="Arial" w:cs="Arial"/>
          <w:color w:val="1E293B"/>
        </w:rPr>
        <w:t>Validated defensive strategies and enhanced practical skills across multiple attack simulation exercises.</w:t>
      </w:r>
    </w:p>
    <w:p w14:paraId="3D709540" w14:textId="77777777" w:rsidR="0019304E" w:rsidRDefault="0006518B">
      <w:pPr>
        <w:pBdr>
          <w:bottom w:val="single" w:sz="6" w:space="4" w:color="0D6EFD"/>
        </w:pBdr>
        <w:spacing w:before="200" w:after="80"/>
      </w:pPr>
      <w:r>
        <w:rPr>
          <w:rFonts w:ascii="Arial" w:eastAsia="Arial" w:hAnsi="Arial" w:cs="Arial"/>
          <w:b/>
          <w:bCs/>
          <w:color w:val="0D6EFD"/>
          <w:sz w:val="22"/>
          <w:szCs w:val="22"/>
        </w:rPr>
        <w:t>CERTIFICATIONS</w:t>
      </w:r>
    </w:p>
    <w:p w14:paraId="231A928A" w14:textId="6BF28491" w:rsidR="0019304E" w:rsidRDefault="69E7A392" w:rsidP="00476631">
      <w:pPr>
        <w:tabs>
          <w:tab w:val="right" w:pos="9026"/>
        </w:tabs>
        <w:spacing w:before="120" w:after="20"/>
      </w:pPr>
      <w:r w:rsidRPr="210E8D7D">
        <w:rPr>
          <w:rFonts w:ascii="Arial" w:eastAsia="Arial" w:hAnsi="Arial" w:cs="Arial"/>
          <w:b/>
          <w:bCs/>
          <w:color w:val="1E293B"/>
          <w:sz w:val="21"/>
          <w:szCs w:val="21"/>
        </w:rPr>
        <w:t>G</w:t>
      </w:r>
      <w:r w:rsidR="716F6231" w:rsidRPr="210E8D7D">
        <w:rPr>
          <w:rFonts w:ascii="Arial" w:eastAsia="Arial" w:hAnsi="Arial" w:cs="Arial"/>
          <w:b/>
          <w:bCs/>
          <w:color w:val="1E293B"/>
          <w:sz w:val="21"/>
          <w:szCs w:val="21"/>
        </w:rPr>
        <w:t>oogle Cybersecurity Professional Certificate</w:t>
      </w:r>
      <w:r w:rsidR="001206BC">
        <w:tab/>
      </w:r>
      <w:r w:rsidR="38EF7B8D" w:rsidRPr="210E8D7D">
        <w:rPr>
          <w:rFonts w:ascii="Arial" w:eastAsia="Arial" w:hAnsi="Arial" w:cs="Arial"/>
          <w:i/>
          <w:iCs/>
          <w:color w:val="475569"/>
          <w:sz w:val="19"/>
          <w:szCs w:val="19"/>
        </w:rPr>
        <w:t>Issued 202</w:t>
      </w:r>
      <w:r w:rsidR="716F6231" w:rsidRPr="210E8D7D">
        <w:rPr>
          <w:rFonts w:ascii="Arial" w:eastAsia="Arial" w:hAnsi="Arial" w:cs="Arial"/>
          <w:i/>
          <w:iCs/>
          <w:color w:val="475569"/>
          <w:sz w:val="19"/>
          <w:szCs w:val="19"/>
        </w:rPr>
        <w:t>6</w:t>
      </w:r>
    </w:p>
    <w:p w14:paraId="4D748D40" w14:textId="77777777" w:rsidR="0019304E" w:rsidRDefault="38EF7B8D" w:rsidP="00476631">
      <w:pPr>
        <w:spacing w:after="60"/>
        <w:rPr>
          <w:rFonts w:ascii="Arial" w:hAnsi="Arial"/>
          <w:color w:val="1E293B"/>
          <w:rPrChange w:id="17" w:author="Unknown" w16du:dateUtc="2026-05-03T14:20:00Z">
            <w:rPr/>
          </w:rPrChange>
        </w:rPr>
      </w:pPr>
      <w:r w:rsidRPr="210E8D7D">
        <w:rPr>
          <w:rFonts w:ascii="Arial" w:eastAsia="Arial" w:hAnsi="Arial" w:cs="Arial"/>
          <w:color w:val="1E293B"/>
        </w:rPr>
        <w:t>Validated foundational cybersecurity skills including risk management, threat analysis, and network security.</w:t>
      </w:r>
    </w:p>
    <w:p w14:paraId="416E5FBC" w14:textId="77777777" w:rsidR="00476631" w:rsidRDefault="00476631" w:rsidP="210E8D7D">
      <w:pPr>
        <w:tabs>
          <w:tab w:val="right" w:pos="9026"/>
        </w:tabs>
        <w:spacing w:before="120" w:after="20"/>
        <w:rPr>
          <w:rFonts w:ascii="Arial" w:eastAsia="Arial" w:hAnsi="Arial" w:cs="Arial"/>
          <w:i/>
          <w:iCs/>
          <w:color w:val="475569"/>
          <w:sz w:val="19"/>
          <w:szCs w:val="19"/>
        </w:rPr>
      </w:pPr>
    </w:p>
    <w:p w14:paraId="15F0B297" w14:textId="5BB81E47" w:rsidR="008906BA" w:rsidRDefault="22351996" w:rsidP="00476631">
      <w:pPr>
        <w:tabs>
          <w:tab w:val="right" w:pos="9026"/>
        </w:tabs>
        <w:spacing w:before="120" w:after="20"/>
      </w:pPr>
      <w:r w:rsidRPr="210E8D7D">
        <w:rPr>
          <w:rFonts w:ascii="Arial" w:eastAsia="Arial" w:hAnsi="Arial" w:cs="Arial"/>
          <w:b/>
          <w:bCs/>
          <w:color w:val="1E293B"/>
          <w:sz w:val="21"/>
          <w:szCs w:val="21"/>
        </w:rPr>
        <w:t>Cisco</w:t>
      </w:r>
      <w:r w:rsidR="48589E99" w:rsidRPr="210E8D7D">
        <w:rPr>
          <w:rFonts w:ascii="Arial" w:eastAsia="Arial" w:hAnsi="Arial" w:cs="Arial"/>
          <w:b/>
          <w:bCs/>
          <w:color w:val="1E293B"/>
          <w:sz w:val="21"/>
          <w:szCs w:val="21"/>
        </w:rPr>
        <w:t xml:space="preserve"> – Junior Cybersecurity Analyst </w:t>
      </w:r>
      <w:r w:rsidR="1D99FEB8" w:rsidRPr="210E8D7D">
        <w:rPr>
          <w:rFonts w:ascii="Arial" w:eastAsia="Arial" w:hAnsi="Arial" w:cs="Arial"/>
          <w:b/>
          <w:bCs/>
          <w:color w:val="1E293B"/>
          <w:sz w:val="21"/>
          <w:szCs w:val="21"/>
        </w:rPr>
        <w:t>C</w:t>
      </w:r>
      <w:r w:rsidR="48589E99" w:rsidRPr="210E8D7D">
        <w:rPr>
          <w:rFonts w:ascii="Arial" w:eastAsia="Arial" w:hAnsi="Arial" w:cs="Arial"/>
          <w:b/>
          <w:bCs/>
          <w:color w:val="1E293B"/>
          <w:sz w:val="21"/>
          <w:szCs w:val="21"/>
        </w:rPr>
        <w:t>a</w:t>
      </w:r>
      <w:r w:rsidR="1D99FEB8" w:rsidRPr="210E8D7D">
        <w:rPr>
          <w:rFonts w:ascii="Arial" w:eastAsia="Arial" w:hAnsi="Arial" w:cs="Arial"/>
          <w:b/>
          <w:bCs/>
          <w:color w:val="1E293B"/>
          <w:sz w:val="21"/>
          <w:szCs w:val="21"/>
        </w:rPr>
        <w:t>reer Path Exam</w:t>
      </w:r>
      <w:r w:rsidR="008906BA">
        <w:tab/>
      </w:r>
      <w:r w:rsidRPr="210E8D7D">
        <w:rPr>
          <w:rFonts w:ascii="Arial" w:eastAsia="Arial" w:hAnsi="Arial" w:cs="Arial"/>
          <w:i/>
          <w:iCs/>
          <w:color w:val="475569"/>
          <w:sz w:val="19"/>
          <w:szCs w:val="19"/>
        </w:rPr>
        <w:t>Issued 2026</w:t>
      </w:r>
    </w:p>
    <w:p w14:paraId="35CA3327" w14:textId="77777777" w:rsidR="000732D4" w:rsidRDefault="22351996" w:rsidP="00476631">
      <w:pPr>
        <w:spacing w:after="60"/>
        <w:rPr>
          <w:rFonts w:ascii="Arial" w:eastAsia="Arial" w:hAnsi="Arial" w:cs="Arial"/>
          <w:color w:val="1E293B"/>
        </w:rPr>
      </w:pPr>
      <w:r w:rsidRPr="210E8D7D">
        <w:rPr>
          <w:rFonts w:ascii="Arial" w:eastAsia="Arial" w:hAnsi="Arial" w:cs="Arial"/>
          <w:color w:val="1E293B"/>
        </w:rPr>
        <w:t>Recognized mastery of cybersecurity principles including</w:t>
      </w:r>
      <w:r w:rsidR="73824283" w:rsidRPr="210E8D7D">
        <w:rPr>
          <w:rFonts w:ascii="Arial" w:eastAsia="Arial" w:hAnsi="Arial" w:cs="Arial"/>
          <w:color w:val="1E293B"/>
        </w:rPr>
        <w:t xml:space="preserve"> </w:t>
      </w:r>
      <w:r w:rsidR="149AB33F" w:rsidRPr="210E8D7D">
        <w:rPr>
          <w:rFonts w:ascii="Arial" w:eastAsia="Arial" w:hAnsi="Arial" w:cs="Arial"/>
          <w:color w:val="1E293B"/>
        </w:rPr>
        <w:t>t</w:t>
      </w:r>
      <w:r w:rsidR="73824283" w:rsidRPr="210E8D7D">
        <w:rPr>
          <w:rFonts w:ascii="Arial" w:eastAsia="Arial" w:hAnsi="Arial" w:cs="Arial"/>
          <w:color w:val="1E293B"/>
        </w:rPr>
        <w:t xml:space="preserve">hreat </w:t>
      </w:r>
      <w:r w:rsidR="149AB33F" w:rsidRPr="210E8D7D">
        <w:rPr>
          <w:rFonts w:ascii="Arial" w:eastAsia="Arial" w:hAnsi="Arial" w:cs="Arial"/>
          <w:color w:val="1E293B"/>
        </w:rPr>
        <w:t>Intelligence</w:t>
      </w:r>
      <w:r w:rsidR="518DCA7F" w:rsidRPr="210E8D7D">
        <w:rPr>
          <w:rFonts w:ascii="Arial" w:eastAsia="Arial" w:hAnsi="Arial" w:cs="Arial"/>
          <w:color w:val="1E293B"/>
        </w:rPr>
        <w:t>,</w:t>
      </w:r>
      <w:r w:rsidRPr="210E8D7D">
        <w:rPr>
          <w:rFonts w:ascii="Arial" w:eastAsia="Arial" w:hAnsi="Arial" w:cs="Arial"/>
          <w:color w:val="1E293B"/>
        </w:rPr>
        <w:t xml:space="preserve"> risk management, asset </w:t>
      </w:r>
      <w:r w:rsidR="45CB4E2A" w:rsidRPr="210E8D7D">
        <w:rPr>
          <w:rFonts w:ascii="Arial" w:eastAsia="Arial" w:hAnsi="Arial" w:cs="Arial"/>
          <w:color w:val="1E293B"/>
        </w:rPr>
        <w:t xml:space="preserve">security, </w:t>
      </w:r>
    </w:p>
    <w:p w14:paraId="2B37C797" w14:textId="2919356A" w:rsidR="008906BA" w:rsidRDefault="45CB4E2A" w:rsidP="00476631">
      <w:pPr>
        <w:spacing w:after="60"/>
        <w:rPr>
          <w:rFonts w:ascii="Arial" w:eastAsia="Arial" w:hAnsi="Arial" w:cs="Arial"/>
          <w:color w:val="1E293B"/>
        </w:rPr>
      </w:pPr>
      <w:r w:rsidRPr="210E8D7D">
        <w:rPr>
          <w:rFonts w:ascii="Arial" w:eastAsia="Arial" w:hAnsi="Arial" w:cs="Arial"/>
          <w:color w:val="1E293B"/>
        </w:rPr>
        <w:t>network security</w:t>
      </w:r>
      <w:r w:rsidR="22351996" w:rsidRPr="210E8D7D">
        <w:rPr>
          <w:rFonts w:ascii="Arial" w:eastAsia="Arial" w:hAnsi="Arial" w:cs="Arial"/>
          <w:color w:val="1E293B"/>
        </w:rPr>
        <w:t xml:space="preserve"> and security operations</w:t>
      </w:r>
      <w:r w:rsidR="2538A366" w:rsidRPr="210E8D7D">
        <w:rPr>
          <w:rFonts w:ascii="Arial" w:eastAsia="Arial" w:hAnsi="Arial" w:cs="Arial"/>
          <w:color w:val="1E293B"/>
        </w:rPr>
        <w:t>.</w:t>
      </w:r>
    </w:p>
    <w:p w14:paraId="4FC55D5E" w14:textId="77777777" w:rsidR="00270ED5" w:rsidRDefault="00270ED5" w:rsidP="00476631">
      <w:pPr>
        <w:spacing w:after="60"/>
      </w:pPr>
    </w:p>
    <w:p w14:paraId="4FC13207" w14:textId="0B8E3A4C" w:rsidR="000732D4" w:rsidRDefault="23EDBCF3" w:rsidP="210E8D7D">
      <w:pPr>
        <w:tabs>
          <w:tab w:val="right" w:pos="9026"/>
        </w:tabs>
        <w:spacing w:before="120" w:after="20"/>
        <w:rPr>
          <w:rFonts w:ascii="Arial" w:eastAsia="Arial" w:hAnsi="Arial" w:cs="Arial"/>
          <w:i/>
          <w:iCs/>
          <w:color w:val="475569"/>
          <w:sz w:val="19"/>
          <w:szCs w:val="19"/>
        </w:rPr>
      </w:pPr>
      <w:r w:rsidRPr="210E8D7D">
        <w:rPr>
          <w:rFonts w:ascii="Arial" w:eastAsia="Arial" w:hAnsi="Arial" w:cs="Arial"/>
          <w:b/>
          <w:bCs/>
          <w:color w:val="1E293B"/>
          <w:sz w:val="21"/>
          <w:szCs w:val="21"/>
        </w:rPr>
        <w:t>APISEC -API Security Fundamentals 2025</w:t>
      </w:r>
      <w:r w:rsidR="000732D4">
        <w:tab/>
      </w:r>
      <w:r w:rsidRPr="210E8D7D">
        <w:rPr>
          <w:rFonts w:ascii="Arial" w:eastAsia="Arial" w:hAnsi="Arial" w:cs="Arial"/>
          <w:i/>
          <w:iCs/>
          <w:color w:val="475569"/>
          <w:sz w:val="19"/>
          <w:szCs w:val="19"/>
        </w:rPr>
        <w:t>Issued 2026</w:t>
      </w:r>
    </w:p>
    <w:p w14:paraId="41A90C43" w14:textId="77777777" w:rsidR="000732D4" w:rsidRDefault="23EDBCF3" w:rsidP="000732D4">
      <w:pPr>
        <w:tabs>
          <w:tab w:val="right" w:pos="9026"/>
        </w:tabs>
        <w:spacing w:before="120" w:after="20"/>
        <w:rPr>
          <w:rFonts w:ascii="Arial" w:eastAsia="Arial" w:hAnsi="Arial" w:cs="Arial"/>
          <w:color w:val="1E293B"/>
        </w:rPr>
      </w:pPr>
      <w:r w:rsidRPr="210E8D7D">
        <w:rPr>
          <w:rFonts w:ascii="Arial" w:eastAsia="Arial" w:hAnsi="Arial" w:cs="Arial"/>
          <w:color w:val="1E293B"/>
        </w:rPr>
        <w:t>Provides a comprehensive introduction to API security, covering why APIs are under attack, real-world breach examples, and the OWASP API Security Top 10. </w:t>
      </w:r>
    </w:p>
    <w:p w14:paraId="1DC2A859" w14:textId="77777777" w:rsidR="000732D4" w:rsidRDefault="000732D4" w:rsidP="00476631">
      <w:pPr>
        <w:spacing w:after="60"/>
      </w:pPr>
    </w:p>
    <w:p w14:paraId="0B5BB748" w14:textId="1F05C619" w:rsidR="0019304E" w:rsidRDefault="50B805A7" w:rsidP="00476631">
      <w:pPr>
        <w:tabs>
          <w:tab w:val="right" w:pos="9026"/>
        </w:tabs>
        <w:spacing w:before="120" w:after="20"/>
      </w:pPr>
      <w:r w:rsidRPr="210E8D7D">
        <w:rPr>
          <w:rFonts w:ascii="Arial" w:eastAsia="Arial" w:hAnsi="Arial" w:cs="Arial"/>
          <w:b/>
          <w:bCs/>
          <w:color w:val="1E293B"/>
          <w:sz w:val="21"/>
          <w:szCs w:val="21"/>
        </w:rPr>
        <w:t>Udemy</w:t>
      </w:r>
      <w:r w:rsidR="56418D33" w:rsidRPr="210E8D7D">
        <w:rPr>
          <w:rFonts w:ascii="Arial" w:eastAsia="Arial" w:hAnsi="Arial" w:cs="Arial"/>
          <w:b/>
          <w:bCs/>
          <w:color w:val="1E293B"/>
          <w:sz w:val="21"/>
          <w:szCs w:val="21"/>
        </w:rPr>
        <w:t xml:space="preserve"> - </w:t>
      </w:r>
      <w:r w:rsidR="03A8AF02" w:rsidRPr="210E8D7D">
        <w:rPr>
          <w:rFonts w:ascii="Arial" w:eastAsia="Arial" w:hAnsi="Arial" w:cs="Arial"/>
          <w:b/>
          <w:bCs/>
          <w:color w:val="1E293B"/>
          <w:sz w:val="21"/>
          <w:szCs w:val="21"/>
        </w:rPr>
        <w:t>Learn Ethical Hacking From Scratch</w:t>
      </w:r>
      <w:r w:rsidR="30F1F716" w:rsidRPr="210E8D7D">
        <w:rPr>
          <w:rFonts w:ascii="Arial" w:eastAsia="Arial" w:hAnsi="Arial" w:cs="Arial"/>
          <w:b/>
          <w:bCs/>
          <w:color w:val="1E293B"/>
          <w:sz w:val="21"/>
          <w:szCs w:val="21"/>
        </w:rPr>
        <w:t xml:space="preserve"> (</w:t>
      </w:r>
      <w:r w:rsidR="30F1F716" w:rsidRPr="210E8D7D">
        <w:rPr>
          <w:rFonts w:ascii="Arial" w:eastAsia="Arial" w:hAnsi="Arial" w:cs="Arial"/>
          <w:color w:val="1E293B"/>
          <w:sz w:val="21"/>
          <w:szCs w:val="21"/>
        </w:rPr>
        <w:t>by</w:t>
      </w:r>
      <w:r w:rsidR="30F1F716" w:rsidRPr="210E8D7D">
        <w:rPr>
          <w:rFonts w:ascii="Arial" w:eastAsia="Arial" w:hAnsi="Arial" w:cs="Arial"/>
          <w:b/>
          <w:bCs/>
          <w:color w:val="1E293B"/>
          <w:sz w:val="21"/>
          <w:szCs w:val="21"/>
        </w:rPr>
        <w:t>, Z Security)</w:t>
      </w:r>
      <w:r w:rsidR="005B5946">
        <w:tab/>
      </w:r>
      <w:r w:rsidR="38EF7B8D" w:rsidRPr="210E8D7D">
        <w:rPr>
          <w:rFonts w:ascii="Arial" w:eastAsia="Arial" w:hAnsi="Arial" w:cs="Arial"/>
          <w:i/>
          <w:iCs/>
          <w:color w:val="475569"/>
          <w:sz w:val="19"/>
          <w:szCs w:val="19"/>
        </w:rPr>
        <w:t>Issued 202</w:t>
      </w:r>
      <w:r w:rsidR="03A8AF02" w:rsidRPr="210E8D7D">
        <w:rPr>
          <w:rFonts w:ascii="Arial" w:eastAsia="Arial" w:hAnsi="Arial" w:cs="Arial"/>
          <w:i/>
          <w:iCs/>
          <w:color w:val="475569"/>
          <w:sz w:val="19"/>
          <w:szCs w:val="19"/>
        </w:rPr>
        <w:t>5</w:t>
      </w:r>
    </w:p>
    <w:p w14:paraId="5892EF44" w14:textId="2DE97586" w:rsidR="0019304E" w:rsidRDefault="38EF7B8D" w:rsidP="00476631">
      <w:pPr>
        <w:spacing w:after="60"/>
        <w:rPr>
          <w:rFonts w:ascii="Arial" w:hAnsi="Arial"/>
          <w:color w:val="1E293B"/>
          <w:rPrChange w:id="18" w:author="Unknown" w16du:dateUtc="2026-05-03T14:20:00Z">
            <w:rPr/>
          </w:rPrChange>
        </w:rPr>
      </w:pPr>
      <w:r w:rsidRPr="210E8D7D">
        <w:rPr>
          <w:rFonts w:ascii="Arial" w:eastAsia="Arial" w:hAnsi="Arial" w:cs="Arial"/>
          <w:color w:val="1E293B"/>
        </w:rPr>
        <w:t>Recognized expertise in identifying vulnerabilities, penetration testing, and implementing robust security measures.</w:t>
      </w:r>
    </w:p>
    <w:p w14:paraId="09CBCD81" w14:textId="526E4B94" w:rsidR="00270ED5" w:rsidRDefault="00270ED5" w:rsidP="210E8D7D">
      <w:pPr>
        <w:tabs>
          <w:tab w:val="right" w:pos="9026"/>
        </w:tabs>
        <w:spacing w:before="120" w:after="20"/>
        <w:rPr>
          <w:rFonts w:ascii="Arial" w:eastAsia="Arial" w:hAnsi="Arial" w:cs="Arial"/>
          <w:i/>
          <w:iCs/>
          <w:color w:val="475569"/>
          <w:sz w:val="19"/>
          <w:szCs w:val="19"/>
        </w:rPr>
      </w:pPr>
    </w:p>
    <w:p w14:paraId="0F4EBCF8" w14:textId="77777777" w:rsidR="00301D7B" w:rsidRDefault="00301D7B" w:rsidP="210E8D7D">
      <w:pPr>
        <w:pBdr>
          <w:bottom w:val="single" w:sz="6" w:space="4" w:color="0D6EFD"/>
        </w:pBdr>
        <w:spacing w:before="200" w:after="80"/>
        <w:rPr>
          <w:rFonts w:ascii="Arial" w:hAnsi="Arial"/>
          <w:b/>
          <w:color w:val="1E293B"/>
          <w:sz w:val="21"/>
          <w:rPrChange w:id="19" w:author="Unknown" w16du:dateUtc="2026-05-03T14:20:00Z">
            <w:rPr/>
          </w:rPrChange>
        </w:rPr>
      </w:pPr>
    </w:p>
    <w:p w14:paraId="1514012E" w14:textId="55C8B182" w:rsidR="0019304E" w:rsidRDefault="0006518B">
      <w:pPr>
        <w:pBdr>
          <w:bottom w:val="single" w:sz="6" w:space="4" w:color="0D6EFD"/>
        </w:pBdr>
        <w:spacing w:before="200" w:after="80"/>
      </w:pPr>
      <w:r>
        <w:rPr>
          <w:rFonts w:ascii="Arial" w:eastAsia="Arial" w:hAnsi="Arial" w:cs="Arial"/>
          <w:b/>
          <w:bCs/>
          <w:color w:val="0D6EFD"/>
          <w:sz w:val="22"/>
          <w:szCs w:val="22"/>
        </w:rPr>
        <w:t>PROFESSIONAL SKILLS</w:t>
      </w:r>
    </w:p>
    <w:p w14:paraId="3B7E0778" w14:textId="468825D9" w:rsidR="0019304E" w:rsidRDefault="38EF7B8D" w:rsidP="210E8D7D">
      <w:pPr>
        <w:pStyle w:val="ListParagraph"/>
        <w:numPr>
          <w:ilvl w:val="0"/>
          <w:numId w:val="2"/>
        </w:numPr>
        <w:spacing w:after="28"/>
      </w:pPr>
      <w:r w:rsidRPr="210E8D7D">
        <w:rPr>
          <w:rFonts w:ascii="Arial" w:eastAsia="Arial" w:hAnsi="Arial" w:cs="Arial"/>
          <w:b/>
          <w:bCs/>
          <w:color w:val="1E293B"/>
        </w:rPr>
        <w:t xml:space="preserve">Communication: </w:t>
      </w:r>
      <w:r w:rsidRPr="210E8D7D">
        <w:rPr>
          <w:rFonts w:ascii="Arial" w:eastAsia="Arial" w:hAnsi="Arial" w:cs="Arial"/>
          <w:color w:val="1E293B"/>
        </w:rPr>
        <w:t>Relaying risk to stakeholders and collaborating with cross-functional teams</w:t>
      </w:r>
      <w:r w:rsidR="2538A366" w:rsidRPr="210E8D7D">
        <w:rPr>
          <w:rFonts w:ascii="Arial" w:eastAsia="Arial" w:hAnsi="Arial" w:cs="Arial"/>
          <w:color w:val="1E293B"/>
        </w:rPr>
        <w:t>.</w:t>
      </w:r>
    </w:p>
    <w:p w14:paraId="6CF1648D" w14:textId="7020C2A2" w:rsidR="0019304E" w:rsidRDefault="38EF7B8D" w:rsidP="210E8D7D">
      <w:pPr>
        <w:pStyle w:val="ListParagraph"/>
        <w:numPr>
          <w:ilvl w:val="0"/>
          <w:numId w:val="2"/>
        </w:numPr>
        <w:spacing w:after="28"/>
      </w:pPr>
      <w:r w:rsidRPr="210E8D7D">
        <w:rPr>
          <w:rFonts w:ascii="Arial" w:eastAsia="Arial" w:hAnsi="Arial" w:cs="Arial"/>
          <w:b/>
          <w:bCs/>
          <w:color w:val="1E293B"/>
        </w:rPr>
        <w:t xml:space="preserve">Problem Solving: </w:t>
      </w:r>
      <w:r w:rsidRPr="210E8D7D">
        <w:rPr>
          <w:rFonts w:ascii="Arial" w:eastAsia="Arial" w:hAnsi="Arial" w:cs="Arial"/>
          <w:color w:val="1E293B"/>
        </w:rPr>
        <w:t>Analyzing complex issues and developing effective, systematic solutions</w:t>
      </w:r>
      <w:r w:rsidR="2538A366" w:rsidRPr="210E8D7D">
        <w:rPr>
          <w:rFonts w:ascii="Arial" w:eastAsia="Arial" w:hAnsi="Arial" w:cs="Arial"/>
          <w:color w:val="1E293B"/>
        </w:rPr>
        <w:t>.</w:t>
      </w:r>
    </w:p>
    <w:p w14:paraId="03AB6CE3" w14:textId="33D7A1A9" w:rsidR="0019304E" w:rsidRDefault="38EF7B8D" w:rsidP="210E8D7D">
      <w:pPr>
        <w:pStyle w:val="ListParagraph"/>
        <w:numPr>
          <w:ilvl w:val="0"/>
          <w:numId w:val="2"/>
        </w:numPr>
        <w:spacing w:after="28"/>
      </w:pPr>
      <w:r w:rsidRPr="210E8D7D">
        <w:rPr>
          <w:rFonts w:ascii="Arial" w:eastAsia="Arial" w:hAnsi="Arial" w:cs="Arial"/>
          <w:b/>
          <w:bCs/>
          <w:color w:val="1E293B"/>
        </w:rPr>
        <w:t xml:space="preserve">Adaptability: </w:t>
      </w:r>
      <w:r w:rsidRPr="210E8D7D">
        <w:rPr>
          <w:rFonts w:ascii="Arial" w:eastAsia="Arial" w:hAnsi="Arial" w:cs="Arial"/>
          <w:color w:val="1E293B"/>
        </w:rPr>
        <w:t>Rapid learning of zero-day exploits and emerging attack vectors</w:t>
      </w:r>
      <w:r w:rsidR="2538A366" w:rsidRPr="210E8D7D">
        <w:rPr>
          <w:rFonts w:ascii="Arial" w:eastAsia="Arial" w:hAnsi="Arial" w:cs="Arial"/>
          <w:color w:val="1E293B"/>
        </w:rPr>
        <w:t>.</w:t>
      </w:r>
    </w:p>
    <w:p w14:paraId="627CF716" w14:textId="72619DF1" w:rsidR="0019304E" w:rsidRDefault="38EF7B8D" w:rsidP="210E8D7D">
      <w:pPr>
        <w:pStyle w:val="ListParagraph"/>
        <w:numPr>
          <w:ilvl w:val="0"/>
          <w:numId w:val="2"/>
        </w:numPr>
        <w:spacing w:after="28"/>
      </w:pPr>
      <w:r w:rsidRPr="210E8D7D">
        <w:rPr>
          <w:rFonts w:ascii="Arial" w:eastAsia="Arial" w:hAnsi="Arial" w:cs="Arial"/>
          <w:b/>
          <w:bCs/>
          <w:color w:val="1E293B"/>
        </w:rPr>
        <w:t xml:space="preserve">Time Management: </w:t>
      </w:r>
      <w:r w:rsidRPr="210E8D7D">
        <w:rPr>
          <w:rFonts w:ascii="Arial" w:eastAsia="Arial" w:hAnsi="Arial" w:cs="Arial"/>
          <w:color w:val="1E293B"/>
        </w:rPr>
        <w:t>Prioritizing tasks during high-pressure incidents and managing multiple projects</w:t>
      </w:r>
      <w:r w:rsidR="2538A366" w:rsidRPr="210E8D7D">
        <w:rPr>
          <w:rFonts w:ascii="Arial" w:eastAsia="Arial" w:hAnsi="Arial" w:cs="Arial"/>
          <w:color w:val="1E293B"/>
        </w:rPr>
        <w:t>.</w:t>
      </w:r>
    </w:p>
    <w:p w14:paraId="6F1FF0CA" w14:textId="25F526AE" w:rsidR="0019304E" w:rsidRDefault="38EF7B8D" w:rsidP="210E8D7D">
      <w:pPr>
        <w:pStyle w:val="ListParagraph"/>
        <w:numPr>
          <w:ilvl w:val="0"/>
          <w:numId w:val="2"/>
        </w:numPr>
        <w:spacing w:after="28"/>
      </w:pPr>
      <w:r w:rsidRPr="210E8D7D">
        <w:rPr>
          <w:rFonts w:ascii="Arial" w:eastAsia="Arial" w:hAnsi="Arial" w:cs="Arial"/>
          <w:b/>
          <w:bCs/>
          <w:color w:val="1E293B"/>
        </w:rPr>
        <w:t xml:space="preserve">Teamwork: </w:t>
      </w:r>
      <w:r w:rsidRPr="210E8D7D">
        <w:rPr>
          <w:rFonts w:ascii="Arial" w:eastAsia="Arial" w:hAnsi="Arial" w:cs="Arial"/>
          <w:color w:val="1E293B"/>
        </w:rPr>
        <w:t>Collaborating across departments to implement and validate security measures</w:t>
      </w:r>
      <w:r w:rsidR="2538A366" w:rsidRPr="210E8D7D">
        <w:rPr>
          <w:rFonts w:ascii="Arial" w:eastAsia="Arial" w:hAnsi="Arial" w:cs="Arial"/>
          <w:color w:val="1E293B"/>
        </w:rPr>
        <w:t>.</w:t>
      </w:r>
    </w:p>
    <w:sectPr w:rsidR="0019304E">
      <w:pgSz w:w="12240" w:h="15840"/>
      <w:pgMar w:top="864" w:right="1008" w:bottom="864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35FBA"/>
    <w:multiLevelType w:val="hybridMultilevel"/>
    <w:tmpl w:val="D11A85F8"/>
    <w:lvl w:ilvl="0" w:tplc="0A5CD962">
      <w:start w:val="1"/>
      <w:numFmt w:val="bullet"/>
      <w:lvlText w:val="●"/>
      <w:lvlJc w:val="left"/>
      <w:pPr>
        <w:ind w:left="720" w:hanging="360"/>
      </w:pPr>
    </w:lvl>
    <w:lvl w:ilvl="1" w:tplc="29B08E30">
      <w:start w:val="1"/>
      <w:numFmt w:val="bullet"/>
      <w:lvlText w:val="○"/>
      <w:lvlJc w:val="left"/>
      <w:pPr>
        <w:ind w:left="1440" w:hanging="360"/>
      </w:pPr>
    </w:lvl>
    <w:lvl w:ilvl="2" w:tplc="62AA6A58">
      <w:start w:val="1"/>
      <w:numFmt w:val="bullet"/>
      <w:lvlText w:val="■"/>
      <w:lvlJc w:val="left"/>
      <w:pPr>
        <w:ind w:left="2160" w:hanging="360"/>
      </w:pPr>
    </w:lvl>
    <w:lvl w:ilvl="3" w:tplc="1F963A96">
      <w:start w:val="1"/>
      <w:numFmt w:val="bullet"/>
      <w:lvlText w:val="●"/>
      <w:lvlJc w:val="left"/>
      <w:pPr>
        <w:ind w:left="2880" w:hanging="360"/>
      </w:pPr>
    </w:lvl>
    <w:lvl w:ilvl="4" w:tplc="0CDCC922">
      <w:start w:val="1"/>
      <w:numFmt w:val="bullet"/>
      <w:lvlText w:val="○"/>
      <w:lvlJc w:val="left"/>
      <w:pPr>
        <w:ind w:left="3600" w:hanging="360"/>
      </w:pPr>
    </w:lvl>
    <w:lvl w:ilvl="5" w:tplc="C7080DF8">
      <w:start w:val="1"/>
      <w:numFmt w:val="bullet"/>
      <w:lvlText w:val="■"/>
      <w:lvlJc w:val="left"/>
      <w:pPr>
        <w:ind w:left="4320" w:hanging="360"/>
      </w:pPr>
    </w:lvl>
    <w:lvl w:ilvl="6" w:tplc="46689A84">
      <w:start w:val="1"/>
      <w:numFmt w:val="bullet"/>
      <w:lvlText w:val="●"/>
      <w:lvlJc w:val="left"/>
      <w:pPr>
        <w:ind w:left="5040" w:hanging="360"/>
      </w:pPr>
    </w:lvl>
    <w:lvl w:ilvl="7" w:tplc="4E58018C">
      <w:start w:val="1"/>
      <w:numFmt w:val="bullet"/>
      <w:lvlText w:val="●"/>
      <w:lvlJc w:val="left"/>
      <w:pPr>
        <w:ind w:left="5760" w:hanging="360"/>
      </w:pPr>
    </w:lvl>
    <w:lvl w:ilvl="8" w:tplc="D2083D7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47C4339"/>
    <w:multiLevelType w:val="hybridMultilevel"/>
    <w:tmpl w:val="4CC22E0E"/>
    <w:lvl w:ilvl="0" w:tplc="16D2DAD0">
      <w:start w:val="1"/>
      <w:numFmt w:val="bullet"/>
      <w:lvlText w:val="•"/>
      <w:lvlJc w:val="left"/>
      <w:pPr>
        <w:ind w:left="480" w:hanging="240"/>
      </w:pPr>
    </w:lvl>
    <w:lvl w:ilvl="1" w:tplc="0684424E">
      <w:numFmt w:val="decimal"/>
      <w:lvlText w:val=""/>
      <w:lvlJc w:val="left"/>
    </w:lvl>
    <w:lvl w:ilvl="2" w:tplc="07361A62">
      <w:numFmt w:val="decimal"/>
      <w:lvlText w:val=""/>
      <w:lvlJc w:val="left"/>
    </w:lvl>
    <w:lvl w:ilvl="3" w:tplc="7CF8B1EA">
      <w:numFmt w:val="decimal"/>
      <w:lvlText w:val=""/>
      <w:lvlJc w:val="left"/>
    </w:lvl>
    <w:lvl w:ilvl="4" w:tplc="F796DC32">
      <w:numFmt w:val="decimal"/>
      <w:lvlText w:val=""/>
      <w:lvlJc w:val="left"/>
    </w:lvl>
    <w:lvl w:ilvl="5" w:tplc="EB8C1816">
      <w:numFmt w:val="decimal"/>
      <w:lvlText w:val=""/>
      <w:lvlJc w:val="left"/>
    </w:lvl>
    <w:lvl w:ilvl="6" w:tplc="55B6BD10">
      <w:numFmt w:val="decimal"/>
      <w:lvlText w:val=""/>
      <w:lvlJc w:val="left"/>
    </w:lvl>
    <w:lvl w:ilvl="7" w:tplc="BCD60930">
      <w:numFmt w:val="decimal"/>
      <w:lvlText w:val=""/>
      <w:lvlJc w:val="left"/>
    </w:lvl>
    <w:lvl w:ilvl="8" w:tplc="BB7E896C">
      <w:numFmt w:val="decimal"/>
      <w:lvlText w:val=""/>
      <w:lvlJc w:val="left"/>
    </w:lvl>
  </w:abstractNum>
  <w:abstractNum w:abstractNumId="2" w15:restartNumberingAfterBreak="0">
    <w:nsid w:val="3F8332B4"/>
    <w:multiLevelType w:val="hybridMultilevel"/>
    <w:tmpl w:val="23B8C780"/>
    <w:lvl w:ilvl="0" w:tplc="2F8EE48E">
      <w:start w:val="1"/>
      <w:numFmt w:val="bullet"/>
      <w:lvlText w:val="●"/>
      <w:lvlJc w:val="left"/>
      <w:pPr>
        <w:ind w:left="720" w:hanging="360"/>
      </w:pPr>
    </w:lvl>
    <w:lvl w:ilvl="1" w:tplc="D7EC2478">
      <w:start w:val="1"/>
      <w:numFmt w:val="bullet"/>
      <w:lvlText w:val="○"/>
      <w:lvlJc w:val="left"/>
      <w:pPr>
        <w:ind w:left="1440" w:hanging="360"/>
      </w:pPr>
    </w:lvl>
    <w:lvl w:ilvl="2" w:tplc="9586DF4C">
      <w:start w:val="1"/>
      <w:numFmt w:val="bullet"/>
      <w:lvlText w:val="■"/>
      <w:lvlJc w:val="left"/>
      <w:pPr>
        <w:ind w:left="2160" w:hanging="360"/>
      </w:pPr>
    </w:lvl>
    <w:lvl w:ilvl="3" w:tplc="FFFAE498">
      <w:start w:val="1"/>
      <w:numFmt w:val="bullet"/>
      <w:lvlText w:val="●"/>
      <w:lvlJc w:val="left"/>
      <w:pPr>
        <w:ind w:left="2880" w:hanging="360"/>
      </w:pPr>
    </w:lvl>
    <w:lvl w:ilvl="4" w:tplc="1FBCEB12">
      <w:start w:val="1"/>
      <w:numFmt w:val="bullet"/>
      <w:lvlText w:val="○"/>
      <w:lvlJc w:val="left"/>
      <w:pPr>
        <w:ind w:left="3600" w:hanging="360"/>
      </w:pPr>
    </w:lvl>
    <w:lvl w:ilvl="5" w:tplc="B93CD2DA">
      <w:start w:val="1"/>
      <w:numFmt w:val="bullet"/>
      <w:lvlText w:val="■"/>
      <w:lvlJc w:val="left"/>
      <w:pPr>
        <w:ind w:left="4320" w:hanging="360"/>
      </w:pPr>
    </w:lvl>
    <w:lvl w:ilvl="6" w:tplc="A886BA22">
      <w:start w:val="1"/>
      <w:numFmt w:val="bullet"/>
      <w:lvlText w:val="●"/>
      <w:lvlJc w:val="left"/>
      <w:pPr>
        <w:ind w:left="5040" w:hanging="360"/>
      </w:pPr>
    </w:lvl>
    <w:lvl w:ilvl="7" w:tplc="4E744A04">
      <w:start w:val="1"/>
      <w:numFmt w:val="bullet"/>
      <w:lvlText w:val="●"/>
      <w:lvlJc w:val="left"/>
      <w:pPr>
        <w:ind w:left="5760" w:hanging="360"/>
      </w:pPr>
    </w:lvl>
    <w:lvl w:ilvl="8" w:tplc="D0F287C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73C2AC6"/>
    <w:multiLevelType w:val="hybridMultilevel"/>
    <w:tmpl w:val="308CD166"/>
    <w:lvl w:ilvl="0" w:tplc="C292040E">
      <w:start w:val="1"/>
      <w:numFmt w:val="bullet"/>
      <w:lvlText w:val="•"/>
      <w:lvlJc w:val="left"/>
      <w:pPr>
        <w:ind w:left="480" w:hanging="240"/>
      </w:pPr>
    </w:lvl>
    <w:lvl w:ilvl="1" w:tplc="E34C5B8A">
      <w:numFmt w:val="decimal"/>
      <w:lvlText w:val=""/>
      <w:lvlJc w:val="left"/>
    </w:lvl>
    <w:lvl w:ilvl="2" w:tplc="16D09E82">
      <w:numFmt w:val="decimal"/>
      <w:lvlText w:val=""/>
      <w:lvlJc w:val="left"/>
    </w:lvl>
    <w:lvl w:ilvl="3" w:tplc="522005F0">
      <w:numFmt w:val="decimal"/>
      <w:lvlText w:val=""/>
      <w:lvlJc w:val="left"/>
    </w:lvl>
    <w:lvl w:ilvl="4" w:tplc="4822AB0A">
      <w:numFmt w:val="decimal"/>
      <w:lvlText w:val=""/>
      <w:lvlJc w:val="left"/>
    </w:lvl>
    <w:lvl w:ilvl="5" w:tplc="4D566DA6">
      <w:numFmt w:val="decimal"/>
      <w:lvlText w:val=""/>
      <w:lvlJc w:val="left"/>
    </w:lvl>
    <w:lvl w:ilvl="6" w:tplc="FBAA73B0">
      <w:numFmt w:val="decimal"/>
      <w:lvlText w:val=""/>
      <w:lvlJc w:val="left"/>
    </w:lvl>
    <w:lvl w:ilvl="7" w:tplc="B91010C2">
      <w:numFmt w:val="decimal"/>
      <w:lvlText w:val=""/>
      <w:lvlJc w:val="left"/>
    </w:lvl>
    <w:lvl w:ilvl="8" w:tplc="4C9211D8">
      <w:numFmt w:val="decimal"/>
      <w:lvlText w:val=""/>
      <w:lvlJc w:val="left"/>
    </w:lvl>
  </w:abstractNum>
  <w:num w:numId="1" w16cid:durableId="1860699325">
    <w:abstractNumId w:val="2"/>
    <w:lvlOverride w:ilvl="0">
      <w:startOverride w:val="1"/>
    </w:lvlOverride>
  </w:num>
  <w:num w:numId="2" w16cid:durableId="1237672264">
    <w:abstractNumId w:val="3"/>
    <w:lvlOverride w:ilvl="0">
      <w:startOverride w:val="1"/>
    </w:lvlOverride>
  </w:num>
  <w:num w:numId="3" w16cid:durableId="2128889511">
    <w:abstractNumId w:val="3"/>
  </w:num>
  <w:num w:numId="4" w16cid:durableId="192692104">
    <w:abstractNumId w:val="0"/>
    <w:lvlOverride w:ilvl="0">
      <w:startOverride w:val="1"/>
    </w:lvlOverride>
  </w:num>
  <w:num w:numId="5" w16cid:durableId="51596888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304E"/>
    <w:rsid w:val="0006518B"/>
    <w:rsid w:val="000732D4"/>
    <w:rsid w:val="000E31E7"/>
    <w:rsid w:val="001206BC"/>
    <w:rsid w:val="0013309B"/>
    <w:rsid w:val="00183C81"/>
    <w:rsid w:val="0019304E"/>
    <w:rsid w:val="001E6510"/>
    <w:rsid w:val="001F2A2B"/>
    <w:rsid w:val="00270ED5"/>
    <w:rsid w:val="002B260F"/>
    <w:rsid w:val="002C529A"/>
    <w:rsid w:val="002E07B6"/>
    <w:rsid w:val="00301D7B"/>
    <w:rsid w:val="00312484"/>
    <w:rsid w:val="00336690"/>
    <w:rsid w:val="003A5882"/>
    <w:rsid w:val="003D5245"/>
    <w:rsid w:val="004436B2"/>
    <w:rsid w:val="00447D36"/>
    <w:rsid w:val="00476631"/>
    <w:rsid w:val="00492823"/>
    <w:rsid w:val="004955BC"/>
    <w:rsid w:val="004A4DBF"/>
    <w:rsid w:val="004E6119"/>
    <w:rsid w:val="00500A4C"/>
    <w:rsid w:val="00522A62"/>
    <w:rsid w:val="005323A0"/>
    <w:rsid w:val="005445CA"/>
    <w:rsid w:val="005678A5"/>
    <w:rsid w:val="005B5946"/>
    <w:rsid w:val="005C3C3D"/>
    <w:rsid w:val="00636501"/>
    <w:rsid w:val="006A62E5"/>
    <w:rsid w:val="006F459A"/>
    <w:rsid w:val="00726D2F"/>
    <w:rsid w:val="008551F1"/>
    <w:rsid w:val="008906BA"/>
    <w:rsid w:val="009853CB"/>
    <w:rsid w:val="009D2B40"/>
    <w:rsid w:val="00A82051"/>
    <w:rsid w:val="00B34CC3"/>
    <w:rsid w:val="00B7070B"/>
    <w:rsid w:val="00BB3927"/>
    <w:rsid w:val="00BB4A51"/>
    <w:rsid w:val="00C230D3"/>
    <w:rsid w:val="00C45E76"/>
    <w:rsid w:val="00C62462"/>
    <w:rsid w:val="00C96F49"/>
    <w:rsid w:val="00CC052A"/>
    <w:rsid w:val="00CF1641"/>
    <w:rsid w:val="00D64C74"/>
    <w:rsid w:val="00DD425D"/>
    <w:rsid w:val="00DF56FA"/>
    <w:rsid w:val="00E877EA"/>
    <w:rsid w:val="00EE1F3D"/>
    <w:rsid w:val="00F83B29"/>
    <w:rsid w:val="00FB1B77"/>
    <w:rsid w:val="00FC1FFC"/>
    <w:rsid w:val="03A8AF02"/>
    <w:rsid w:val="0D0DDF03"/>
    <w:rsid w:val="149AB33F"/>
    <w:rsid w:val="1D99FEB8"/>
    <w:rsid w:val="210E8D7D"/>
    <w:rsid w:val="22351996"/>
    <w:rsid w:val="23EDBCF3"/>
    <w:rsid w:val="2538A366"/>
    <w:rsid w:val="30F1F716"/>
    <w:rsid w:val="32F42B21"/>
    <w:rsid w:val="38EF7B8D"/>
    <w:rsid w:val="41A4ED8B"/>
    <w:rsid w:val="434CDC85"/>
    <w:rsid w:val="45CB4E2A"/>
    <w:rsid w:val="48589E99"/>
    <w:rsid w:val="4DE1030D"/>
    <w:rsid w:val="50B805A7"/>
    <w:rsid w:val="518DCA7F"/>
    <w:rsid w:val="56418D33"/>
    <w:rsid w:val="589E7737"/>
    <w:rsid w:val="6742CC81"/>
    <w:rsid w:val="69E7A392"/>
    <w:rsid w:val="716F6231"/>
    <w:rsid w:val="725FB1A7"/>
    <w:rsid w:val="73824283"/>
    <w:rsid w:val="77DBE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A2B15"/>
  <w15:docId w15:val="{58B305CA-6F12-402D-BB4F-A0FCE0DCF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rsid w:val="004E6119"/>
    <w:pPr>
      <w:outlineLvl w:val="0"/>
      <w:pPrChange w:id="0" w:author="Amir s" w:date="2026-05-03T19:50:00Z">
        <w:pPr>
          <w:outlineLvl w:val="0"/>
        </w:pPr>
      </w:pPrChange>
    </w:pPr>
    <w:rPr>
      <w:color w:val="2E74B5"/>
      <w:sz w:val="32"/>
      <w:szCs w:val="32"/>
      <w:rPrChange w:id="0" w:author="Amir s" w:date="2026-05-03T19:50:00Z">
        <w:rPr>
          <w:color w:val="2E74B5"/>
          <w:sz w:val="32"/>
          <w:szCs w:val="32"/>
          <w:lang w:val="en-IN" w:eastAsia="en-IN" w:bidi="ar-SA"/>
        </w:rPr>
      </w:rPrChange>
    </w:rPr>
  </w:style>
  <w:style w:type="paragraph" w:styleId="Heading2">
    <w:name w:val="heading 2"/>
    <w:uiPriority w:val="9"/>
    <w:semiHidden/>
    <w:unhideWhenUsed/>
    <w:qFormat/>
    <w:rsid w:val="004E6119"/>
    <w:pPr>
      <w:outlineLvl w:val="1"/>
      <w:pPrChange w:id="1" w:author="Amir s" w:date="2026-05-03T19:50:00Z">
        <w:pPr>
          <w:outlineLvl w:val="1"/>
        </w:pPr>
      </w:pPrChange>
    </w:pPr>
    <w:rPr>
      <w:color w:val="2E74B5"/>
      <w:sz w:val="26"/>
      <w:szCs w:val="26"/>
      <w:rPrChange w:id="1" w:author="Amir s" w:date="2026-05-03T19:50:00Z">
        <w:rPr>
          <w:color w:val="2E74B5"/>
          <w:sz w:val="26"/>
          <w:szCs w:val="26"/>
          <w:lang w:val="en-IN" w:eastAsia="en-IN" w:bidi="ar-SA"/>
        </w:rPr>
      </w:rPrChange>
    </w:rPr>
  </w:style>
  <w:style w:type="paragraph" w:styleId="Heading3">
    <w:name w:val="heading 3"/>
    <w:uiPriority w:val="9"/>
    <w:semiHidden/>
    <w:unhideWhenUsed/>
    <w:qFormat/>
    <w:rsid w:val="004E6119"/>
    <w:pPr>
      <w:outlineLvl w:val="2"/>
      <w:pPrChange w:id="2" w:author="Amir s" w:date="2026-05-03T19:50:00Z">
        <w:pPr>
          <w:outlineLvl w:val="2"/>
        </w:pPr>
      </w:pPrChange>
    </w:pPr>
    <w:rPr>
      <w:color w:val="1F4D78"/>
      <w:sz w:val="24"/>
      <w:szCs w:val="24"/>
      <w:rPrChange w:id="2" w:author="Amir s" w:date="2026-05-03T19:50:00Z">
        <w:rPr>
          <w:color w:val="1F4D78"/>
          <w:sz w:val="24"/>
          <w:szCs w:val="24"/>
          <w:lang w:val="en-IN" w:eastAsia="en-IN" w:bidi="ar-SA"/>
        </w:rPr>
      </w:rPrChange>
    </w:rPr>
  </w:style>
  <w:style w:type="paragraph" w:styleId="Heading4">
    <w:name w:val="heading 4"/>
    <w:uiPriority w:val="9"/>
    <w:semiHidden/>
    <w:unhideWhenUsed/>
    <w:qFormat/>
    <w:rsid w:val="004E6119"/>
    <w:pPr>
      <w:outlineLvl w:val="3"/>
      <w:pPrChange w:id="3" w:author="Amir s" w:date="2026-05-03T19:50:00Z">
        <w:pPr>
          <w:outlineLvl w:val="3"/>
        </w:pPr>
      </w:pPrChange>
    </w:pPr>
    <w:rPr>
      <w:i/>
      <w:iCs/>
      <w:color w:val="2E74B5"/>
      <w:rPrChange w:id="3" w:author="Amir s" w:date="2026-05-03T19:50:00Z">
        <w:rPr>
          <w:i/>
          <w:iCs/>
          <w:color w:val="2E74B5"/>
          <w:lang w:val="en-IN" w:eastAsia="en-IN" w:bidi="ar-SA"/>
        </w:rPr>
      </w:rPrChange>
    </w:rPr>
  </w:style>
  <w:style w:type="paragraph" w:styleId="Heading5">
    <w:name w:val="heading 5"/>
    <w:uiPriority w:val="9"/>
    <w:semiHidden/>
    <w:unhideWhenUsed/>
    <w:qFormat/>
    <w:rsid w:val="004E6119"/>
    <w:pPr>
      <w:outlineLvl w:val="4"/>
      <w:pPrChange w:id="4" w:author="Amir s" w:date="2026-05-03T19:50:00Z">
        <w:pPr>
          <w:outlineLvl w:val="4"/>
        </w:pPr>
      </w:pPrChange>
    </w:pPr>
    <w:rPr>
      <w:color w:val="2E74B5"/>
      <w:rPrChange w:id="4" w:author="Amir s" w:date="2026-05-03T19:50:00Z">
        <w:rPr>
          <w:color w:val="2E74B5"/>
          <w:lang w:val="en-IN" w:eastAsia="en-IN" w:bidi="ar-SA"/>
        </w:rPr>
      </w:rPrChange>
    </w:rPr>
  </w:style>
  <w:style w:type="paragraph" w:styleId="Heading6">
    <w:name w:val="heading 6"/>
    <w:uiPriority w:val="9"/>
    <w:semiHidden/>
    <w:unhideWhenUsed/>
    <w:qFormat/>
    <w:rsid w:val="004E6119"/>
    <w:pPr>
      <w:outlineLvl w:val="5"/>
      <w:pPrChange w:id="5" w:author="Amir s" w:date="2026-05-03T19:50:00Z">
        <w:pPr>
          <w:outlineLvl w:val="5"/>
        </w:pPr>
      </w:pPrChange>
    </w:pPr>
    <w:rPr>
      <w:color w:val="1F4D78"/>
      <w:rPrChange w:id="5" w:author="Amir s" w:date="2026-05-03T19:50:00Z">
        <w:rPr>
          <w:color w:val="1F4D78"/>
          <w:lang w:val="en-IN" w:eastAsia="en-IN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4E6119"/>
    <w:pPr>
      <w:pPrChange w:id="6" w:author="Amir s" w:date="2026-05-03T19:50:00Z">
        <w:pPr/>
      </w:pPrChange>
    </w:pPr>
    <w:rPr>
      <w:rPrChange w:id="6" w:author="Amir s" w:date="2026-05-03T19:50:00Z">
        <w:rPr>
          <w:lang w:val="en-IN" w:eastAsia="en-IN" w:bidi="ar-SA"/>
        </w:rPr>
      </w:rPrChange>
    </w:rPr>
  </w:style>
  <w:style w:type="character" w:customStyle="1" w:styleId="FootnoteTextChar">
    <w:name w:val="Footnote Text Char"/>
    <w:link w:val="FootnoteText"/>
    <w:uiPriority w:val="99"/>
    <w:semiHidden/>
    <w:unhideWhenUsed/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4E6119"/>
    <w:pPr>
      <w:pPrChange w:id="7" w:author="Amir s" w:date="2026-05-03T19:50:00Z">
        <w:pPr/>
      </w:pPrChange>
    </w:pPr>
    <w:rPr>
      <w:rPrChange w:id="7" w:author="Amir s" w:date="2026-05-03T19:50:00Z">
        <w:rPr>
          <w:lang w:val="en-IN" w:eastAsia="en-IN" w:bidi="ar-SA"/>
        </w:rPr>
      </w:rPrChange>
    </w:rPr>
  </w:style>
  <w:style w:type="character" w:customStyle="1" w:styleId="EndnoteTextChar">
    <w:name w:val="Endnote Text Char"/>
    <w:link w:val="EndnoteText"/>
    <w:uiPriority w:val="99"/>
    <w:semiHidden/>
    <w:unhideWhenUsed/>
  </w:style>
  <w:style w:type="character" w:styleId="UnresolvedMention">
    <w:name w:val="Unresolved Mention"/>
    <w:basedOn w:val="DefaultParagraphFont"/>
    <w:uiPriority w:val="99"/>
    <w:semiHidden/>
    <w:unhideWhenUsed/>
    <w:rsid w:val="004A4DB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B3927"/>
    <w:rPr>
      <w:color w:val="96607D" w:themeColor="followedHyperlink"/>
      <w:u w:val="single"/>
    </w:rPr>
  </w:style>
  <w:style w:type="paragraph" w:styleId="Revision">
    <w:name w:val="Revision"/>
    <w:hidden/>
    <w:uiPriority w:val="99"/>
    <w:semiHidden/>
    <w:rsid w:val="004E61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tryhackme.com/p/amirthaganesh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amirthaganesh-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EA0D97-6F44-48D7-B2D1-602D269663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700</Words>
  <Characters>3990</Characters>
  <Application>Microsoft Office Word</Application>
  <DocSecurity>4</DocSecurity>
  <Lines>33</Lines>
  <Paragraphs>9</Paragraphs>
  <ScaleCrop>false</ScaleCrop>
  <Company/>
  <LinksUpToDate>false</LinksUpToDate>
  <CharactersWithSpaces>4681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Amir s</cp:lastModifiedBy>
  <cp:revision>6</cp:revision>
  <dcterms:created xsi:type="dcterms:W3CDTF">2026-05-05T06:04:00Z</dcterms:created>
  <dcterms:modified xsi:type="dcterms:W3CDTF">2026-05-05T07:47:00Z</dcterms:modified>
</cp:coreProperties>
</file>